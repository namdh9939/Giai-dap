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CỘNG HÒA XÃ HỘI CHỦ NGHĨA VIỆT NAM</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Độc lập – Tự do – Hạnh phúc</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w:t>
      </w:r>
    </w:p>
    <w:p w:rsidR="00000000" w:rsidDel="00000000" w:rsidP="00000000" w:rsidRDefault="00000000" w:rsidRPr="00000000" w14:paraId="00000004">
      <w:pPr>
        <w:spacing w:before="120" w:lineRule="auto"/>
        <w:jc w:val="center"/>
        <w:rPr>
          <w:b w:val="1"/>
          <w:bCs w:val="1"/>
          <w:sz w:val="28"/>
          <w:szCs w:val="28"/>
        </w:rPr>
      </w:pPr>
      <w:r w:rsidDel="00000000" w:rsidR="00000000" w:rsidRPr="00000000">
        <w:rPr>
          <w:b w:val="1"/>
          <w:bCs w:val="1"/>
          <w:sz w:val="28"/>
          <w:szCs w:val="28"/>
          <w:rtl w:val="0"/>
        </w:rPr>
        <w:t xml:space="preserve">HỢP ĐỒNG THIẾT KẾ</w:t>
      </w:r>
    </w:p>
    <w:p w:rsidR="00000000" w:rsidDel="00000000" w:rsidP="00000000" w:rsidRDefault="00000000" w:rsidRPr="00000000" w14:paraId="00000005">
      <w:pPr>
        <w:jc w:val="center"/>
        <w:rPr>
          <w:b w:val="1"/>
          <w:bCs w:val="1"/>
          <w:i w:val="1"/>
          <w:iCs w:val="1"/>
          <w:sz w:val="28"/>
          <w:szCs w:val="28"/>
        </w:rPr>
      </w:pPr>
      <w:r w:rsidDel="00000000" w:rsidR="00000000" w:rsidRPr="00000000">
        <w:rPr>
          <w:b w:val="1"/>
          <w:bCs w:val="1"/>
          <w:i w:val="1"/>
          <w:iCs w:val="1"/>
          <w:sz w:val="28"/>
          <w:szCs w:val="28"/>
          <w:rtl w:val="0"/>
        </w:rPr>
        <w:t xml:space="preserve">V/v: LẬP HỒ SƠ THIẾT KẾ KIẾN TRÚC VÀ KỸ THUẬT THI CÔNG</w:t>
      </w:r>
    </w:p>
    <w:p w:rsidR="00000000" w:rsidDel="00000000" w:rsidP="00000000" w:rsidRDefault="00000000" w:rsidRPr="00000000" w14:paraId="00000006">
      <w:pPr>
        <w:spacing w:after="120" w:before="120" w:lineRule="auto"/>
        <w:jc w:val="center"/>
        <w:rPr/>
      </w:pPr>
      <w:r w:rsidDel="00000000" w:rsidR="00000000" w:rsidRPr="00000000">
        <w:rPr>
          <w:rtl w:val="0"/>
        </w:rPr>
        <w:t xml:space="preserve">Số: …/…/HĐTK-</w:t>
      </w:r>
    </w:p>
    <w:p w:rsidR="00000000" w:rsidDel="00000000" w:rsidP="00000000" w:rsidRDefault="00000000" w:rsidRPr="00000000" w14:paraId="00000007">
      <w:pPr>
        <w:numPr>
          <w:ilvl w:val="0"/>
          <w:numId w:val="16"/>
        </w:numPr>
        <w:pBdr>
          <w:top w:space="0" w:sz="0" w:val="nil"/>
          <w:left w:space="0" w:sz="0" w:val="nil"/>
          <w:bottom w:space="0" w:sz="0" w:val="nil"/>
          <w:right w:space="0" w:sz="0" w:val="nil"/>
          <w:between w:space="0" w:sz="0" w:val="nil"/>
        </w:pBdr>
        <w:tabs>
          <w:tab w:val="left" w:leader="none" w:pos="820"/>
          <w:tab w:val="left" w:leader="none" w:pos="821"/>
        </w:tabs>
        <w:spacing w:before="91" w:lineRule="auto"/>
        <w:ind w:left="270" w:hanging="270"/>
        <w:rPr>
          <w:i w:val="1"/>
          <w:iCs w:val="1"/>
          <w:color w:val="000000"/>
        </w:rPr>
      </w:pPr>
      <w:r w:rsidDel="00000000" w:rsidR="00000000" w:rsidRPr="00000000">
        <w:rPr>
          <w:i w:val="1"/>
          <w:iCs w:val="1"/>
          <w:color w:val="000000"/>
          <w:rtl w:val="0"/>
        </w:rPr>
        <w:t xml:space="preserve">Căn cứ Bộ luật dân sự số 91/2015/QH13 ngày 24 tháng 11 năm 2015 của Quốc Hội;</w:t>
      </w:r>
    </w:p>
    <w:p w:rsidR="00000000" w:rsidDel="00000000" w:rsidP="00000000" w:rsidRDefault="00000000" w:rsidRPr="00000000" w14:paraId="00000008">
      <w:pPr>
        <w:numPr>
          <w:ilvl w:val="0"/>
          <w:numId w:val="16"/>
        </w:numPr>
        <w:pBdr>
          <w:top w:space="0" w:sz="0" w:val="nil"/>
          <w:left w:space="0" w:sz="0" w:val="nil"/>
          <w:bottom w:space="0" w:sz="0" w:val="nil"/>
          <w:right w:space="0" w:sz="0" w:val="nil"/>
          <w:between w:space="0" w:sz="0" w:val="nil"/>
        </w:pBdr>
        <w:tabs>
          <w:tab w:val="left" w:leader="none" w:pos="820"/>
          <w:tab w:val="left" w:leader="none" w:pos="821"/>
        </w:tabs>
        <w:spacing w:before="97" w:lineRule="auto"/>
        <w:ind w:left="270" w:hanging="270"/>
        <w:rPr>
          <w:i w:val="1"/>
          <w:iCs w:val="1"/>
          <w:color w:val="000000"/>
        </w:rPr>
      </w:pPr>
      <w:r w:rsidDel="00000000" w:rsidR="00000000" w:rsidRPr="00000000">
        <w:rPr>
          <w:i w:val="1"/>
          <w:iCs w:val="1"/>
          <w:color w:val="000000"/>
          <w:rtl w:val="0"/>
        </w:rPr>
        <w:t xml:space="preserve">Căn cứ Luật Xây dựng số 50/2014/QH13 ngày 18 tháng 06 năm 2014 của Quốc Hội;</w:t>
      </w:r>
    </w:p>
    <w:p w:rsidR="00000000" w:rsidDel="00000000" w:rsidP="00000000" w:rsidRDefault="00000000" w:rsidRPr="00000000" w14:paraId="00000009">
      <w:pPr>
        <w:numPr>
          <w:ilvl w:val="0"/>
          <w:numId w:val="16"/>
        </w:numPr>
        <w:pBdr>
          <w:top w:space="0" w:sz="0" w:val="nil"/>
          <w:left w:space="0" w:sz="0" w:val="nil"/>
          <w:bottom w:space="0" w:sz="0" w:val="nil"/>
          <w:right w:space="0" w:sz="0" w:val="nil"/>
          <w:between w:space="0" w:sz="0" w:val="nil"/>
        </w:pBdr>
        <w:tabs>
          <w:tab w:val="left" w:leader="none" w:pos="820"/>
          <w:tab w:val="left" w:leader="none" w:pos="821"/>
        </w:tabs>
        <w:spacing w:before="97" w:lineRule="auto"/>
        <w:ind w:left="270" w:hanging="270"/>
        <w:rPr>
          <w:i w:val="1"/>
          <w:iCs w:val="1"/>
          <w:u w:val="none"/>
        </w:rPr>
      </w:pPr>
      <w:r w:rsidDel="00000000" w:rsidR="00000000" w:rsidRPr="00000000">
        <w:rPr>
          <w:i w:val="1"/>
          <w:iCs w:val="1"/>
          <w:rtl w:val="0"/>
        </w:rPr>
        <w:t xml:space="preserve">Căn cứ Luật Sở hữu trí tuệ số 50/2005/QH11 (và các văn bản sửa đổi, bổ sung nếu có);</w:t>
      </w:r>
    </w:p>
    <w:p w:rsidR="00000000" w:rsidDel="00000000" w:rsidP="00000000" w:rsidRDefault="00000000" w:rsidRPr="00000000" w14:paraId="0000000A">
      <w:pPr>
        <w:widowControl w:val="1"/>
        <w:numPr>
          <w:ilvl w:val="0"/>
          <w:numId w:val="16"/>
        </w:numPr>
        <w:spacing w:before="60" w:lineRule="auto"/>
        <w:ind w:left="270" w:hanging="270"/>
        <w:jc w:val="both"/>
        <w:rPr>
          <w:i w:val="1"/>
          <w:iCs w:val="1"/>
        </w:rPr>
      </w:pPr>
      <w:r w:rsidDel="00000000" w:rsidR="00000000" w:rsidRPr="00000000">
        <w:rPr>
          <w:i w:val="1"/>
          <w:iCs w:val="1"/>
          <w:rtl w:val="0"/>
        </w:rPr>
        <w:t xml:space="preserve">Căn cứ vào khả năng và nhu cầu hai bên.</w:t>
      </w:r>
    </w:p>
    <w:p w:rsidR="00000000" w:rsidDel="00000000" w:rsidP="00000000" w:rsidRDefault="00000000" w:rsidRPr="00000000" w14:paraId="0000000B">
      <w:pPr>
        <w:tabs>
          <w:tab w:val="left" w:leader="none" w:pos="630"/>
        </w:tabs>
        <w:spacing w:after="120" w:before="240" w:lineRule="auto"/>
        <w:rPr/>
      </w:pPr>
      <w:r w:rsidDel="00000000" w:rsidR="00000000" w:rsidRPr="00000000">
        <w:rPr>
          <w:rtl w:val="0"/>
        </w:rPr>
        <w:t xml:space="preserve">Hôm nay, ngày …….. tháng …….. năm …...., chúng tôi gồm có:</w:t>
      </w:r>
    </w:p>
    <w:p w:rsidR="00000000" w:rsidDel="00000000" w:rsidP="00000000" w:rsidRDefault="00000000" w:rsidRPr="00000000" w14:paraId="0000000C">
      <w:pPr>
        <w:widowControl w:val="1"/>
        <w:numPr>
          <w:ilvl w:val="0"/>
          <w:numId w:val="13"/>
        </w:numPr>
        <w:tabs>
          <w:tab w:val="left" w:leader="none" w:pos="450"/>
        </w:tabs>
        <w:spacing w:before="120" w:lineRule="auto"/>
        <w:ind w:left="532" w:hanging="532"/>
        <w:jc w:val="both"/>
        <w:rPr>
          <w:b w:val="1"/>
          <w:bCs w:val="1"/>
          <w:u w:val="single"/>
        </w:rPr>
      </w:pPr>
      <w:r w:rsidDel="00000000" w:rsidR="00000000" w:rsidRPr="00000000">
        <w:rPr>
          <w:b w:val="1"/>
          <w:bCs w:val="1"/>
          <w:u w:val="single"/>
          <w:rtl w:val="0"/>
        </w:rPr>
        <w:t xml:space="preserve">ĐẠI DIỆN CHỦ ĐẦU TƯ (BÊN A)</w:t>
      </w:r>
    </w:p>
    <w:p w:rsidR="00000000" w:rsidDel="00000000" w:rsidP="00000000" w:rsidRDefault="00000000" w:rsidRPr="00000000" w14:paraId="0000000D">
      <w:pPr>
        <w:widowControl w:val="1"/>
        <w:numPr>
          <w:ilvl w:val="0"/>
          <w:numId w:val="15"/>
        </w:numPr>
        <w:tabs>
          <w:tab w:val="left" w:leader="none" w:pos="990"/>
          <w:tab w:val="left" w:leader="none" w:pos="2610"/>
        </w:tabs>
        <w:spacing w:before="60" w:lineRule="auto"/>
        <w:ind w:left="630" w:hanging="180"/>
        <w:jc w:val="both"/>
        <w:rPr>
          <w:color w:val="ff0000"/>
        </w:rPr>
      </w:pPr>
      <w:r w:rsidDel="00000000" w:rsidR="00000000" w:rsidRPr="00000000">
        <w:rPr>
          <w:rtl w:val="0"/>
        </w:rPr>
        <w:t xml:space="preserve">Tên chủ đầu tư</w:t>
        <w:tab/>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E">
      <w:pPr>
        <w:widowControl w:val="1"/>
        <w:numPr>
          <w:ilvl w:val="0"/>
          <w:numId w:val="15"/>
        </w:numPr>
        <w:tabs>
          <w:tab w:val="left" w:leader="none" w:pos="990"/>
          <w:tab w:val="left" w:leader="none" w:pos="2610"/>
          <w:tab w:val="left" w:leader="none" w:pos="3600"/>
        </w:tabs>
        <w:spacing w:before="60" w:lineRule="auto"/>
        <w:ind w:left="630" w:hanging="180"/>
        <w:jc w:val="both"/>
        <w:rPr/>
      </w:pPr>
      <w:r w:rsidDel="00000000" w:rsidR="00000000" w:rsidRPr="00000000">
        <w:rPr>
          <w:rtl w:val="0"/>
        </w:rPr>
        <w:t xml:space="preserve">Địa chỉ</w:t>
        <w:tab/>
        <w:t xml:space="preserve">:  </w:t>
      </w:r>
    </w:p>
    <w:p w:rsidR="00000000" w:rsidDel="00000000" w:rsidP="00000000" w:rsidRDefault="00000000" w:rsidRPr="00000000" w14:paraId="0000000F">
      <w:pPr>
        <w:widowControl w:val="1"/>
        <w:numPr>
          <w:ilvl w:val="0"/>
          <w:numId w:val="15"/>
        </w:numPr>
        <w:tabs>
          <w:tab w:val="left" w:leader="none" w:pos="990"/>
          <w:tab w:val="left" w:leader="none" w:pos="2610"/>
          <w:tab w:val="left" w:leader="none" w:pos="4590"/>
          <w:tab w:val="left" w:leader="none" w:pos="4860"/>
        </w:tabs>
        <w:spacing w:before="60" w:lineRule="auto"/>
        <w:ind w:left="630" w:hanging="180"/>
        <w:jc w:val="both"/>
        <w:rPr/>
      </w:pPr>
      <w:r w:rsidDel="00000000" w:rsidR="00000000" w:rsidRPr="00000000">
        <w:rPr>
          <w:rtl w:val="0"/>
        </w:rPr>
        <w:t xml:space="preserve">Số CMND</w:t>
        <w:tab/>
        <w:t xml:space="preserve">:  </w:t>
      </w:r>
    </w:p>
    <w:p w:rsidR="00000000" w:rsidDel="00000000" w:rsidP="00000000" w:rsidRDefault="00000000" w:rsidRPr="00000000" w14:paraId="00000010">
      <w:pPr>
        <w:widowControl w:val="1"/>
        <w:numPr>
          <w:ilvl w:val="0"/>
          <w:numId w:val="15"/>
        </w:numPr>
        <w:tabs>
          <w:tab w:val="left" w:leader="none" w:pos="990"/>
          <w:tab w:val="left" w:leader="none" w:pos="2610"/>
        </w:tabs>
        <w:spacing w:before="60" w:lineRule="auto"/>
        <w:ind w:left="630" w:hanging="180"/>
        <w:jc w:val="both"/>
        <w:rPr/>
      </w:pPr>
      <w:r w:rsidDel="00000000" w:rsidR="00000000" w:rsidRPr="00000000">
        <w:rPr>
          <w:rtl w:val="0"/>
        </w:rPr>
        <w:t xml:space="preserve">ĐTDĐ</w:t>
        <w:tab/>
        <w:t xml:space="preserve">:  </w:t>
      </w:r>
    </w:p>
    <w:p w:rsidR="00000000" w:rsidDel="00000000" w:rsidP="00000000" w:rsidRDefault="00000000" w:rsidRPr="00000000" w14:paraId="00000011">
      <w:pPr>
        <w:widowControl w:val="1"/>
        <w:numPr>
          <w:ilvl w:val="0"/>
          <w:numId w:val="13"/>
        </w:numPr>
        <w:tabs>
          <w:tab w:val="left" w:leader="none" w:pos="450"/>
        </w:tabs>
        <w:spacing w:before="120" w:lineRule="auto"/>
        <w:ind w:left="532" w:hanging="532"/>
        <w:jc w:val="both"/>
        <w:rPr>
          <w:b w:val="1"/>
          <w:bCs w:val="1"/>
          <w:u w:val="single"/>
        </w:rPr>
      </w:pPr>
      <w:r w:rsidDel="00000000" w:rsidR="00000000" w:rsidRPr="00000000">
        <w:rPr>
          <w:b w:val="1"/>
          <w:bCs w:val="1"/>
          <w:u w:val="single"/>
          <w:rtl w:val="0"/>
        </w:rPr>
        <w:t xml:space="preserve">ĐẠI DIỆN ĐƠN VỊ THIẾT KẾ (BÊN B)</w:t>
      </w:r>
    </w:p>
    <w:p w:rsidR="00000000" w:rsidDel="00000000" w:rsidP="00000000" w:rsidRDefault="00000000" w:rsidRPr="00000000" w14:paraId="00000012">
      <w:pPr>
        <w:widowControl w:val="1"/>
        <w:numPr>
          <w:ilvl w:val="0"/>
          <w:numId w:val="15"/>
        </w:numPr>
        <w:tabs>
          <w:tab w:val="left" w:leader="none" w:pos="990"/>
          <w:tab w:val="left" w:leader="none" w:pos="2610"/>
        </w:tabs>
        <w:spacing w:before="60" w:lineRule="auto"/>
        <w:ind w:left="630" w:hanging="180"/>
        <w:jc w:val="both"/>
        <w:rPr/>
      </w:pPr>
      <w:r w:rsidDel="00000000" w:rsidR="00000000" w:rsidRPr="00000000">
        <w:rPr>
          <w:rtl w:val="0"/>
        </w:rPr>
        <w:t xml:space="preserve">Tên đơn vị</w:t>
        <w:tab/>
        <w:t xml:space="preserve">: </w:t>
      </w:r>
    </w:p>
    <w:p w:rsidR="00000000" w:rsidDel="00000000" w:rsidP="00000000" w:rsidRDefault="00000000" w:rsidRPr="00000000" w14:paraId="00000013">
      <w:pPr>
        <w:widowControl w:val="1"/>
        <w:numPr>
          <w:ilvl w:val="0"/>
          <w:numId w:val="15"/>
        </w:numPr>
        <w:tabs>
          <w:tab w:val="left" w:leader="none" w:pos="990"/>
          <w:tab w:val="left" w:leader="none" w:pos="2610"/>
        </w:tabs>
        <w:spacing w:before="60" w:lineRule="auto"/>
        <w:ind w:left="630" w:hanging="180"/>
        <w:jc w:val="both"/>
        <w:rPr/>
      </w:pPr>
      <w:r w:rsidDel="00000000" w:rsidR="00000000" w:rsidRPr="00000000">
        <w:rPr>
          <w:rtl w:val="0"/>
        </w:rPr>
        <w:t xml:space="preserve">Người đại diện   </w:t>
        <w:tab/>
        <w:t xml:space="preserve">:</w:t>
        <w:tab/>
        <w:tab/>
        <w:tab/>
        <w:tab/>
        <w:t xml:space="preserve">Chức vụ: </w:t>
      </w:r>
    </w:p>
    <w:p w:rsidR="00000000" w:rsidDel="00000000" w:rsidP="00000000" w:rsidRDefault="00000000" w:rsidRPr="00000000" w14:paraId="00000014">
      <w:pPr>
        <w:widowControl w:val="1"/>
        <w:numPr>
          <w:ilvl w:val="0"/>
          <w:numId w:val="15"/>
        </w:numPr>
        <w:tabs>
          <w:tab w:val="left" w:leader="none" w:pos="990"/>
          <w:tab w:val="left" w:leader="none" w:pos="2610"/>
        </w:tabs>
        <w:spacing w:before="60" w:lineRule="auto"/>
        <w:ind w:left="630" w:hanging="180"/>
        <w:jc w:val="both"/>
        <w:rPr/>
      </w:pPr>
      <w:r w:rsidDel="00000000" w:rsidR="00000000" w:rsidRPr="00000000">
        <w:rPr>
          <w:rtl w:val="0"/>
        </w:rPr>
        <w:t xml:space="preserve">Địa chỉ</w:t>
        <w:tab/>
        <w:t xml:space="preserve">: </w:t>
      </w:r>
    </w:p>
    <w:p w:rsidR="00000000" w:rsidDel="00000000" w:rsidP="00000000" w:rsidRDefault="00000000" w:rsidRPr="00000000" w14:paraId="00000015">
      <w:pPr>
        <w:widowControl w:val="1"/>
        <w:numPr>
          <w:ilvl w:val="0"/>
          <w:numId w:val="15"/>
        </w:numPr>
        <w:tabs>
          <w:tab w:val="left" w:leader="none" w:pos="990"/>
          <w:tab w:val="left" w:leader="none" w:pos="2610"/>
        </w:tabs>
        <w:spacing w:before="60" w:lineRule="auto"/>
        <w:ind w:left="630" w:hanging="180"/>
        <w:jc w:val="both"/>
        <w:rPr/>
      </w:pPr>
      <w:r w:rsidDel="00000000" w:rsidR="00000000" w:rsidRPr="00000000">
        <w:rPr>
          <w:rtl w:val="0"/>
        </w:rPr>
        <w:t xml:space="preserve">Điện thoại</w:t>
        <w:tab/>
        <w:t xml:space="preserve">:</w:t>
        <w:tab/>
        <w:t xml:space="preserve"> </w:t>
      </w:r>
    </w:p>
    <w:p w:rsidR="00000000" w:rsidDel="00000000" w:rsidP="00000000" w:rsidRDefault="00000000" w:rsidRPr="00000000" w14:paraId="00000016">
      <w:pPr>
        <w:widowControl w:val="1"/>
        <w:numPr>
          <w:ilvl w:val="0"/>
          <w:numId w:val="15"/>
        </w:numPr>
        <w:tabs>
          <w:tab w:val="left" w:leader="none" w:pos="990"/>
          <w:tab w:val="left" w:leader="none" w:pos="2610"/>
        </w:tabs>
        <w:spacing w:before="60" w:lineRule="auto"/>
        <w:ind w:left="630" w:hanging="180"/>
        <w:jc w:val="both"/>
        <w:rPr/>
      </w:pPr>
      <w:r w:rsidDel="00000000" w:rsidR="00000000" w:rsidRPr="00000000">
        <w:rPr>
          <w:rtl w:val="0"/>
        </w:rPr>
        <w:t xml:space="preserve">Mã số thuế</w:t>
        <w:tab/>
        <w:t xml:space="preserve">: </w:t>
      </w:r>
    </w:p>
    <w:p w:rsidR="00000000" w:rsidDel="00000000" w:rsidP="00000000" w:rsidRDefault="00000000" w:rsidRPr="00000000" w14:paraId="00000017">
      <w:pPr>
        <w:widowControl w:val="1"/>
        <w:numPr>
          <w:ilvl w:val="0"/>
          <w:numId w:val="15"/>
        </w:numPr>
        <w:tabs>
          <w:tab w:val="left" w:leader="none" w:pos="990"/>
          <w:tab w:val="left" w:leader="none" w:pos="2610"/>
        </w:tabs>
        <w:spacing w:before="60" w:lineRule="auto"/>
        <w:ind w:left="630" w:hanging="180"/>
        <w:jc w:val="both"/>
        <w:rPr/>
      </w:pPr>
      <w:r w:rsidDel="00000000" w:rsidR="00000000" w:rsidRPr="00000000">
        <w:rPr>
          <w:rtl w:val="0"/>
        </w:rPr>
        <w:t xml:space="preserve">Số tài khoản  </w:t>
        <w:tab/>
        <w:t xml:space="preserve">: </w:t>
      </w:r>
    </w:p>
    <w:p w:rsidR="00000000" w:rsidDel="00000000" w:rsidP="00000000" w:rsidRDefault="00000000" w:rsidRPr="00000000" w14:paraId="00000018">
      <w:pPr>
        <w:rPr>
          <w:b w:val="1"/>
          <w:bCs w:val="1"/>
          <w:i w:val="1"/>
          <w:i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100" w:hanging="100"/>
        <w:rPr>
          <w:color w:val="000000"/>
        </w:rPr>
      </w:pPr>
      <w:r w:rsidDel="00000000" w:rsidR="00000000" w:rsidRPr="00000000">
        <w:rPr>
          <w:color w:val="000000"/>
          <w:rtl w:val="0"/>
        </w:rPr>
        <w:t xml:space="preserve">Hai Bên cùng thỏa thuận và thống nhất ký Hợp đồng thiết kế với những nội dung sau:</w:t>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100" w:hanging="100"/>
        <w:rPr>
          <w:color w:val="000000"/>
        </w:rPr>
      </w:pPr>
      <w:r w:rsidDel="00000000" w:rsidR="00000000" w:rsidRPr="00000000">
        <w:rPr>
          <w:rtl w:val="0"/>
        </w:rPr>
      </w:r>
    </w:p>
    <w:p w:rsidR="00000000" w:rsidDel="00000000" w:rsidP="00000000" w:rsidRDefault="00000000" w:rsidRPr="00000000" w14:paraId="0000001B">
      <w:pPr>
        <w:pStyle w:val="Heading2"/>
        <w:ind w:hanging="100"/>
        <w:rPr>
          <w:sz w:val="22"/>
          <w:szCs w:val="22"/>
        </w:rPr>
      </w:pPr>
      <w:r w:rsidDel="00000000" w:rsidR="00000000" w:rsidRPr="00000000">
        <w:rPr>
          <w:sz w:val="22"/>
          <w:szCs w:val="22"/>
          <w:rtl w:val="0"/>
        </w:rPr>
        <w:t xml:space="preserve">ĐIỀU 1. NỘI DUNG YÊU CẦU CÔNG VIỆC</w:t>
      </w:r>
    </w:p>
    <w:p w:rsidR="00000000" w:rsidDel="00000000" w:rsidP="00000000" w:rsidRDefault="00000000" w:rsidRPr="00000000" w14:paraId="0000001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648"/>
        </w:tabs>
        <w:spacing w:after="0" w:before="156"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Chủ Đầu Tư đồng ý giao và Đơn vị thiết kế đồng ý nhận thực hiện công việc Thiết kế công trình tại địa chỉ ………………………………………………………………………………………….</w:t>
      </w:r>
    </w:p>
    <w:p w:rsidR="00000000" w:rsidDel="00000000" w:rsidP="00000000" w:rsidRDefault="00000000" w:rsidRPr="00000000" w14:paraId="0000001D">
      <w:pPr>
        <w:numPr>
          <w:ilvl w:val="1"/>
          <w:numId w:val="19"/>
        </w:numPr>
        <w:pBdr>
          <w:top w:space="0" w:sz="0" w:val="nil"/>
          <w:left w:space="0" w:sz="0" w:val="nil"/>
          <w:bottom w:space="0" w:sz="0" w:val="nil"/>
          <w:right w:space="0" w:sz="0" w:val="nil"/>
          <w:between w:space="0" w:sz="0" w:val="nil"/>
        </w:pBdr>
        <w:tabs>
          <w:tab w:val="left" w:leader="none" w:pos="648"/>
        </w:tabs>
        <w:spacing w:before="163" w:lineRule="auto"/>
        <w:ind w:left="360" w:hanging="360"/>
        <w:jc w:val="both"/>
        <w:rPr>
          <w:color w:val="000000"/>
        </w:rPr>
      </w:pPr>
      <w:r w:rsidDel="00000000" w:rsidR="00000000" w:rsidRPr="00000000">
        <w:rPr>
          <w:color w:val="000000"/>
          <w:rtl w:val="0"/>
        </w:rPr>
        <w:t xml:space="preserve"> Đơn vị thiết kế thực hiện các hạng mục công việc cụ thể như sau:</w:t>
      </w:r>
    </w:p>
    <w:p w:rsidR="00000000" w:rsidDel="00000000" w:rsidP="00000000" w:rsidRDefault="00000000" w:rsidRPr="00000000" w14:paraId="0000001E">
      <w:pPr>
        <w:pStyle w:val="Heading2"/>
        <w:numPr>
          <w:ilvl w:val="2"/>
          <w:numId w:val="19"/>
        </w:numPr>
        <w:tabs>
          <w:tab w:val="left" w:leader="none" w:pos="1008"/>
        </w:tabs>
        <w:spacing w:before="166" w:lineRule="auto"/>
        <w:ind w:left="720" w:hanging="361"/>
        <w:rPr>
          <w:sz w:val="22"/>
          <w:szCs w:val="22"/>
        </w:rPr>
      </w:pPr>
      <w:r w:rsidDel="00000000" w:rsidR="00000000" w:rsidRPr="00000000">
        <w:rPr>
          <w:sz w:val="22"/>
          <w:szCs w:val="22"/>
          <w:rtl w:val="0"/>
        </w:rPr>
        <w:t xml:space="preserve">Phần Thiết Kế Cơ Sở:</w:t>
      </w:r>
    </w:p>
    <w:p w:rsidR="00000000" w:rsidDel="00000000" w:rsidP="00000000" w:rsidRDefault="00000000" w:rsidRPr="00000000" w14:paraId="0000001F">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 mặt đứng – mặt cắt.</w:t>
      </w:r>
    </w:p>
    <w:p w:rsidR="00000000" w:rsidDel="00000000" w:rsidP="00000000" w:rsidRDefault="00000000" w:rsidRPr="00000000" w14:paraId="00000020">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35" w:lineRule="auto"/>
        <w:ind w:left="720" w:hanging="270"/>
        <w:rPr>
          <w:color w:val="000000"/>
        </w:rPr>
      </w:pPr>
      <w:r w:rsidDel="00000000" w:rsidR="00000000" w:rsidRPr="00000000">
        <w:rPr>
          <w:color w:val="000000"/>
          <w:rtl w:val="0"/>
        </w:rPr>
        <w:t xml:space="preserve">Phối cảnh 3D ngoại thất công trình.</w:t>
      </w:r>
    </w:p>
    <w:p w:rsidR="00000000" w:rsidDel="00000000" w:rsidP="00000000" w:rsidRDefault="00000000" w:rsidRPr="00000000" w14:paraId="00000021">
      <w:pPr>
        <w:pStyle w:val="Heading2"/>
        <w:numPr>
          <w:ilvl w:val="2"/>
          <w:numId w:val="19"/>
        </w:numPr>
        <w:tabs>
          <w:tab w:val="left" w:leader="none" w:pos="1001"/>
        </w:tabs>
        <w:spacing w:before="166" w:lineRule="auto"/>
        <w:ind w:left="720" w:hanging="361"/>
        <w:rPr>
          <w:sz w:val="22"/>
          <w:szCs w:val="22"/>
        </w:rPr>
      </w:pPr>
      <w:r w:rsidDel="00000000" w:rsidR="00000000" w:rsidRPr="00000000">
        <w:rPr>
          <w:sz w:val="22"/>
          <w:szCs w:val="22"/>
          <w:rtl w:val="0"/>
        </w:rPr>
        <w:t xml:space="preserve">Chi Tiết Kiến Trúc:</w:t>
      </w:r>
    </w:p>
    <w:p w:rsidR="00000000" w:rsidDel="00000000" w:rsidP="00000000" w:rsidRDefault="00000000" w:rsidRPr="00000000" w14:paraId="00000022">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thi công phối cảnh mặt tiền.</w:t>
      </w:r>
    </w:p>
    <w:p w:rsidR="00000000" w:rsidDel="00000000" w:rsidP="00000000" w:rsidRDefault="00000000" w:rsidRPr="00000000" w14:paraId="00000023">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kích thước, mặt bằng vật dụng.</w:t>
      </w:r>
    </w:p>
    <w:p w:rsidR="00000000" w:rsidDel="00000000" w:rsidP="00000000" w:rsidRDefault="00000000" w:rsidRPr="00000000" w14:paraId="00000024">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lát gạch, mặt bằng trần.</w:t>
      </w:r>
    </w:p>
    <w:p w:rsidR="00000000" w:rsidDel="00000000" w:rsidP="00000000" w:rsidRDefault="00000000" w:rsidRPr="00000000" w14:paraId="00000025">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b w:val="1"/>
          <w:bCs w:val="1"/>
          <w:color w:val="000000"/>
          <w:rtl w:val="0"/>
        </w:rPr>
        <w:t xml:space="preserve">Chi tiết </w:t>
      </w:r>
      <w:r w:rsidDel="00000000" w:rsidR="00000000" w:rsidRPr="00000000">
        <w:rPr>
          <w:color w:val="000000"/>
          <w:rtl w:val="0"/>
        </w:rPr>
        <w:t xml:space="preserve">cửa, thống kê cửa.</w:t>
      </w:r>
    </w:p>
    <w:p w:rsidR="00000000" w:rsidDel="00000000" w:rsidP="00000000" w:rsidRDefault="00000000" w:rsidRPr="00000000" w14:paraId="00000026">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mặt cắt công trình.</w:t>
      </w:r>
    </w:p>
    <w:p w:rsidR="00000000" w:rsidDel="00000000" w:rsidP="00000000" w:rsidRDefault="00000000" w:rsidRPr="00000000" w14:paraId="00000027">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cầu thang, tam cấp, lan can tay vịn.</w:t>
      </w:r>
    </w:p>
    <w:p w:rsidR="00000000" w:rsidDel="00000000" w:rsidP="00000000" w:rsidRDefault="00000000" w:rsidRPr="00000000" w14:paraId="00000028">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mái.</w:t>
      </w:r>
    </w:p>
    <w:p w:rsidR="00000000" w:rsidDel="00000000" w:rsidP="00000000" w:rsidRDefault="00000000" w:rsidRPr="00000000" w14:paraId="00000029">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các loại sàn.</w:t>
      </w:r>
    </w:p>
    <w:p w:rsidR="00000000" w:rsidDel="00000000" w:rsidP="00000000" w:rsidRDefault="00000000" w:rsidRPr="00000000" w14:paraId="0000002A">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ban công, bồn hoa.</w:t>
      </w:r>
    </w:p>
    <w:p w:rsidR="00000000" w:rsidDel="00000000" w:rsidP="00000000" w:rsidRDefault="00000000" w:rsidRPr="00000000" w14:paraId="0000002B">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hệ thống WC.</w:t>
      </w:r>
    </w:p>
    <w:p w:rsidR="00000000" w:rsidDel="00000000" w:rsidP="00000000" w:rsidRDefault="00000000" w:rsidRPr="00000000" w14:paraId="0000002C">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Bảng ghi chú vật liệu hoàn thiện.</w:t>
      </w:r>
    </w:p>
    <w:p w:rsidR="00000000" w:rsidDel="00000000" w:rsidP="00000000" w:rsidRDefault="00000000" w:rsidRPr="00000000" w14:paraId="0000002D">
      <w:pPr>
        <w:pStyle w:val="Heading2"/>
        <w:numPr>
          <w:ilvl w:val="2"/>
          <w:numId w:val="19"/>
        </w:numPr>
        <w:tabs>
          <w:tab w:val="left" w:leader="none" w:pos="1001"/>
        </w:tabs>
        <w:spacing w:before="166" w:lineRule="auto"/>
        <w:ind w:left="720" w:hanging="361"/>
        <w:rPr>
          <w:sz w:val="22"/>
          <w:szCs w:val="22"/>
        </w:rPr>
      </w:pPr>
      <w:r w:rsidDel="00000000" w:rsidR="00000000" w:rsidRPr="00000000">
        <w:rPr>
          <w:sz w:val="22"/>
          <w:szCs w:val="22"/>
          <w:rtl w:val="0"/>
        </w:rPr>
        <w:t xml:space="preserve">Thiết Kế Điện:</w:t>
      </w:r>
    </w:p>
    <w:p w:rsidR="00000000" w:rsidDel="00000000" w:rsidP="00000000" w:rsidRDefault="00000000" w:rsidRPr="00000000" w14:paraId="0000002E">
      <w:pPr>
        <w:numPr>
          <w:ilvl w:val="3"/>
          <w:numId w:val="19"/>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1170" w:hanging="810"/>
        <w:rPr>
          <w:color w:val="000000"/>
        </w:rPr>
      </w:pPr>
      <w:r w:rsidDel="00000000" w:rsidR="00000000" w:rsidRPr="00000000">
        <w:rPr>
          <w:color w:val="000000"/>
          <w:rtl w:val="0"/>
        </w:rPr>
        <w:t xml:space="preserve">Phần điện:</w:t>
      </w:r>
    </w:p>
    <w:p w:rsidR="00000000" w:rsidDel="00000000" w:rsidP="00000000" w:rsidRDefault="00000000" w:rsidRPr="00000000" w14:paraId="0000002F">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ổ cắm, tivi, điện thoại, internet các tầng.</w:t>
      </w:r>
    </w:p>
    <w:p w:rsidR="00000000" w:rsidDel="00000000" w:rsidP="00000000" w:rsidRDefault="00000000" w:rsidRPr="00000000" w14:paraId="00000030">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Sơ đồ nguyên lý hệ thống điện công trình.</w:t>
      </w:r>
    </w:p>
    <w:p w:rsidR="00000000" w:rsidDel="00000000" w:rsidP="00000000" w:rsidRDefault="00000000" w:rsidRPr="00000000" w14:paraId="00000031">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Dây chờ</w:t>
      </w:r>
      <w:r w:rsidDel="00000000" w:rsidR="00000000" w:rsidRPr="00000000">
        <w:rPr>
          <w:b w:val="1"/>
          <w:bCs w:val="1"/>
          <w:color w:val="000000"/>
          <w:rtl w:val="0"/>
        </w:rPr>
        <w:t xml:space="preserve"> cho điện năng lượng mặt trời (nếu có)</w:t>
      </w:r>
      <w:r w:rsidDel="00000000" w:rsidR="00000000" w:rsidRPr="00000000">
        <w:rPr>
          <w:color w:val="000000"/>
          <w:rtl w:val="0"/>
        </w:rPr>
        <w:t xml:space="preserve">.</w:t>
      </w:r>
    </w:p>
    <w:p w:rsidR="00000000" w:rsidDel="00000000" w:rsidP="00000000" w:rsidRDefault="00000000" w:rsidRPr="00000000" w14:paraId="00000032">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Sơ đồ nguyên lý hệ thố</w:t>
      </w:r>
      <w:r w:rsidDel="00000000" w:rsidR="00000000" w:rsidRPr="00000000">
        <w:rPr>
          <w:b w:val="1"/>
          <w:bCs w:val="1"/>
          <w:color w:val="000000"/>
          <w:rtl w:val="0"/>
        </w:rPr>
        <w:t xml:space="preserve">ng điện nhẹ (tivi, điện thoại, internet).</w:t>
      </w:r>
      <w:r w:rsidDel="00000000" w:rsidR="00000000" w:rsidRPr="00000000">
        <w:rPr>
          <w:rtl w:val="0"/>
        </w:rPr>
      </w:r>
    </w:p>
    <w:p w:rsidR="00000000" w:rsidDel="00000000" w:rsidP="00000000" w:rsidRDefault="00000000" w:rsidRPr="00000000" w14:paraId="00000033">
      <w:pPr>
        <w:numPr>
          <w:ilvl w:val="3"/>
          <w:numId w:val="19"/>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1170" w:hanging="810"/>
        <w:rPr>
          <w:color w:val="000000"/>
        </w:rPr>
      </w:pPr>
      <w:r w:rsidDel="00000000" w:rsidR="00000000" w:rsidRPr="00000000">
        <w:rPr>
          <w:color w:val="000000"/>
          <w:rtl w:val="0"/>
        </w:rPr>
        <w:t xml:space="preserve">Điều hòa không khí:</w:t>
      </w:r>
    </w:p>
    <w:p w:rsidR="00000000" w:rsidDel="00000000" w:rsidP="00000000" w:rsidRDefault="00000000" w:rsidRPr="00000000" w14:paraId="00000034">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điều hòa các tầng.</w:t>
      </w:r>
    </w:p>
    <w:p w:rsidR="00000000" w:rsidDel="00000000" w:rsidP="00000000" w:rsidRDefault="00000000" w:rsidRPr="00000000" w14:paraId="00000035">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quạt hút các vị trí cơ bản.</w:t>
      </w:r>
    </w:p>
    <w:p w:rsidR="00000000" w:rsidDel="00000000" w:rsidP="00000000" w:rsidRDefault="00000000" w:rsidRPr="00000000" w14:paraId="00000036">
      <w:pPr>
        <w:numPr>
          <w:ilvl w:val="3"/>
          <w:numId w:val="19"/>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1170" w:hanging="810"/>
        <w:rPr>
          <w:color w:val="000000"/>
        </w:rPr>
      </w:pPr>
      <w:r w:rsidDel="00000000" w:rsidR="00000000" w:rsidRPr="00000000">
        <w:rPr>
          <w:color w:val="000000"/>
          <w:rtl w:val="0"/>
        </w:rPr>
        <w:t xml:space="preserve">Chiếu sáng:</w:t>
      </w:r>
    </w:p>
    <w:p w:rsidR="00000000" w:rsidDel="00000000" w:rsidP="00000000" w:rsidRDefault="00000000" w:rsidRPr="00000000" w14:paraId="00000037">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công tắc điều khiển đèn các tầng.</w:t>
      </w:r>
    </w:p>
    <w:p w:rsidR="00000000" w:rsidDel="00000000" w:rsidP="00000000" w:rsidRDefault="00000000" w:rsidRPr="00000000" w14:paraId="00000038">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chia line đèn các tầng.</w:t>
      </w:r>
    </w:p>
    <w:p w:rsidR="00000000" w:rsidDel="00000000" w:rsidP="00000000" w:rsidRDefault="00000000" w:rsidRPr="00000000" w14:paraId="00000039">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Hệ thống chiếu sáng sân vườn.</w:t>
      </w:r>
    </w:p>
    <w:p w:rsidR="00000000" w:rsidDel="00000000" w:rsidP="00000000" w:rsidRDefault="00000000" w:rsidRPr="00000000" w14:paraId="0000003A">
      <w:pPr>
        <w:numPr>
          <w:ilvl w:val="3"/>
          <w:numId w:val="19"/>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1170" w:hanging="810"/>
        <w:rPr>
          <w:color w:val="000000"/>
        </w:rPr>
      </w:pPr>
      <w:r w:rsidDel="00000000" w:rsidR="00000000" w:rsidRPr="00000000">
        <w:rPr>
          <w:color w:val="000000"/>
          <w:rtl w:val="0"/>
        </w:rPr>
        <w:t xml:space="preserve">Camera:</w:t>
      </w:r>
    </w:p>
    <w:p w:rsidR="00000000" w:rsidDel="00000000" w:rsidP="00000000" w:rsidRDefault="00000000" w:rsidRPr="00000000" w14:paraId="0000003B">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camera các tầng.</w:t>
      </w:r>
    </w:p>
    <w:p w:rsidR="00000000" w:rsidDel="00000000" w:rsidP="00000000" w:rsidRDefault="00000000" w:rsidRPr="00000000" w14:paraId="0000003C">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Sơ đồ nguyên lý camera.</w:t>
      </w:r>
    </w:p>
    <w:p w:rsidR="00000000" w:rsidDel="00000000" w:rsidP="00000000" w:rsidRDefault="00000000" w:rsidRPr="00000000" w14:paraId="0000003D">
      <w:pPr>
        <w:numPr>
          <w:ilvl w:val="3"/>
          <w:numId w:val="19"/>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1170" w:hanging="810"/>
        <w:rPr>
          <w:color w:val="000000"/>
        </w:rPr>
      </w:pPr>
      <w:r w:rsidDel="00000000" w:rsidR="00000000" w:rsidRPr="00000000">
        <w:rPr>
          <w:color w:val="000000"/>
          <w:rtl w:val="0"/>
        </w:rPr>
        <w:t xml:space="preserve">Chống sét:</w:t>
      </w:r>
    </w:p>
    <w:p w:rsidR="00000000" w:rsidDel="00000000" w:rsidP="00000000" w:rsidRDefault="00000000" w:rsidRPr="00000000" w14:paraId="0000003E">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kim thu sét và bãi tiếp địa.</w:t>
      </w:r>
    </w:p>
    <w:p w:rsidR="00000000" w:rsidDel="00000000" w:rsidP="00000000" w:rsidRDefault="00000000" w:rsidRPr="00000000" w14:paraId="0000003F">
      <w:pPr>
        <w:numPr>
          <w:ilvl w:val="3"/>
          <w:numId w:val="19"/>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1170" w:hanging="810"/>
        <w:rPr>
          <w:color w:val="000000"/>
        </w:rPr>
      </w:pPr>
      <w:r w:rsidDel="00000000" w:rsidR="00000000" w:rsidRPr="00000000">
        <w:rPr>
          <w:color w:val="000000"/>
          <w:rtl w:val="0"/>
        </w:rPr>
        <w:t xml:space="preserve">Báo cháy:</w:t>
      </w:r>
    </w:p>
    <w:p w:rsidR="00000000" w:rsidDel="00000000" w:rsidP="00000000" w:rsidRDefault="00000000" w:rsidRPr="00000000" w14:paraId="00000040">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báo cháy cơ bản.</w:t>
      </w:r>
    </w:p>
    <w:p w:rsidR="00000000" w:rsidDel="00000000" w:rsidP="00000000" w:rsidRDefault="00000000" w:rsidRPr="00000000" w14:paraId="00000041">
      <w:pPr>
        <w:pStyle w:val="Heading2"/>
        <w:numPr>
          <w:ilvl w:val="2"/>
          <w:numId w:val="19"/>
        </w:numPr>
        <w:tabs>
          <w:tab w:val="left" w:leader="none" w:pos="1001"/>
        </w:tabs>
        <w:spacing w:before="166" w:lineRule="auto"/>
        <w:ind w:left="720" w:hanging="361"/>
        <w:rPr>
          <w:sz w:val="22"/>
          <w:szCs w:val="22"/>
        </w:rPr>
      </w:pPr>
      <w:r w:rsidDel="00000000" w:rsidR="00000000" w:rsidRPr="00000000">
        <w:rPr>
          <w:sz w:val="22"/>
          <w:szCs w:val="22"/>
          <w:rtl w:val="0"/>
        </w:rPr>
        <w:t xml:space="preserve">Thiết Kế Nước:</w:t>
      </w:r>
    </w:p>
    <w:p w:rsidR="00000000" w:rsidDel="00000000" w:rsidP="00000000" w:rsidRDefault="00000000" w:rsidRPr="00000000" w14:paraId="00000042">
      <w:pPr>
        <w:numPr>
          <w:ilvl w:val="3"/>
          <w:numId w:val="19"/>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1170" w:hanging="810"/>
        <w:rPr>
          <w:color w:val="000000"/>
        </w:rPr>
      </w:pPr>
      <w:r w:rsidDel="00000000" w:rsidR="00000000" w:rsidRPr="00000000">
        <w:rPr>
          <w:color w:val="000000"/>
          <w:rtl w:val="0"/>
        </w:rPr>
        <w:t xml:space="preserve">Cấp nước:</w:t>
      </w:r>
    </w:p>
    <w:p w:rsidR="00000000" w:rsidDel="00000000" w:rsidP="00000000" w:rsidRDefault="00000000" w:rsidRPr="00000000" w14:paraId="00000043">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cấp nước các tầng theo tiêu chuẩn thiết kế.</w:t>
      </w:r>
    </w:p>
    <w:p w:rsidR="00000000" w:rsidDel="00000000" w:rsidP="00000000" w:rsidRDefault="00000000" w:rsidRPr="00000000" w14:paraId="00000044">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Sơ đồ nguyên lý cấp nước.</w:t>
      </w:r>
    </w:p>
    <w:p w:rsidR="00000000" w:rsidDel="00000000" w:rsidP="00000000" w:rsidRDefault="00000000" w:rsidRPr="00000000" w14:paraId="00000045">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Bố trí nước tại sân vườn (nếu có).</w:t>
      </w:r>
    </w:p>
    <w:p w:rsidR="00000000" w:rsidDel="00000000" w:rsidP="00000000" w:rsidRDefault="00000000" w:rsidRPr="00000000" w14:paraId="00000046">
      <w:pPr>
        <w:numPr>
          <w:ilvl w:val="3"/>
          <w:numId w:val="19"/>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1170" w:hanging="810"/>
        <w:rPr/>
      </w:pPr>
      <w:r w:rsidDel="00000000" w:rsidR="00000000" w:rsidRPr="00000000">
        <w:rPr>
          <w:color w:val="000000"/>
          <w:rtl w:val="0"/>
        </w:rPr>
        <w:t xml:space="preserve">Thoát nước:</w:t>
      </w:r>
      <w:r w:rsidDel="00000000" w:rsidR="00000000" w:rsidRPr="00000000">
        <w:rPr>
          <w:rtl w:val="0"/>
        </w:rPr>
      </w:r>
    </w:p>
    <w:p w:rsidR="00000000" w:rsidDel="00000000" w:rsidP="00000000" w:rsidRDefault="00000000" w:rsidRPr="00000000" w14:paraId="00000047">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thoát nước các tầng theo tiêu chuẩn thiết kế.</w:t>
      </w:r>
    </w:p>
    <w:p w:rsidR="00000000" w:rsidDel="00000000" w:rsidP="00000000" w:rsidRDefault="00000000" w:rsidRPr="00000000" w14:paraId="00000048">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Sơ đồ nguyên lý thoát nước.</w:t>
      </w:r>
    </w:p>
    <w:p w:rsidR="00000000" w:rsidDel="00000000" w:rsidP="00000000" w:rsidRDefault="00000000" w:rsidRPr="00000000" w14:paraId="00000049">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hầm phân, hố ga.</w:t>
      </w:r>
    </w:p>
    <w:p w:rsidR="00000000" w:rsidDel="00000000" w:rsidP="00000000" w:rsidRDefault="00000000" w:rsidRPr="00000000" w14:paraId="0000004A">
      <w:pPr>
        <w:pStyle w:val="Heading2"/>
        <w:numPr>
          <w:ilvl w:val="2"/>
          <w:numId w:val="19"/>
        </w:numPr>
        <w:tabs>
          <w:tab w:val="left" w:leader="none" w:pos="1001"/>
        </w:tabs>
        <w:spacing w:before="166" w:lineRule="auto"/>
        <w:ind w:left="720" w:hanging="361"/>
        <w:rPr>
          <w:sz w:val="22"/>
          <w:szCs w:val="22"/>
        </w:rPr>
      </w:pPr>
      <w:r w:rsidDel="00000000" w:rsidR="00000000" w:rsidRPr="00000000">
        <w:rPr>
          <w:sz w:val="22"/>
          <w:szCs w:val="22"/>
          <w:rtl w:val="0"/>
        </w:rPr>
        <w:t xml:space="preserve">Phần Kết Cấu:</w:t>
      </w:r>
    </w:p>
    <w:p w:rsidR="00000000" w:rsidDel="00000000" w:rsidP="00000000" w:rsidRDefault="00000000" w:rsidRPr="00000000" w14:paraId="0000004B">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định vị cọc, chi tiết cọc (nếu có).</w:t>
      </w:r>
    </w:p>
    <w:p w:rsidR="00000000" w:rsidDel="00000000" w:rsidP="00000000" w:rsidRDefault="00000000" w:rsidRPr="00000000" w14:paraId="0000004C">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móng.</w:t>
      </w:r>
    </w:p>
    <w:p w:rsidR="00000000" w:rsidDel="00000000" w:rsidP="00000000" w:rsidRDefault="00000000" w:rsidRPr="00000000" w14:paraId="0000004D">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móng.</w:t>
      </w:r>
    </w:p>
    <w:p w:rsidR="00000000" w:rsidDel="00000000" w:rsidP="00000000" w:rsidRDefault="00000000" w:rsidRPr="00000000" w14:paraId="0000004E">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mặt cắt hệ thống dầm móng.</w:t>
      </w:r>
    </w:p>
    <w:p w:rsidR="00000000" w:rsidDel="00000000" w:rsidP="00000000" w:rsidRDefault="00000000" w:rsidRPr="00000000" w14:paraId="0000004F">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định vị, chi tiết hệ cột.</w:t>
      </w:r>
    </w:p>
    <w:p w:rsidR="00000000" w:rsidDel="00000000" w:rsidP="00000000" w:rsidRDefault="00000000" w:rsidRPr="00000000" w14:paraId="00000050">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mặt cắt hệ thống dầm các tầng lầu.</w:t>
      </w:r>
    </w:p>
    <w:p w:rsidR="00000000" w:rsidDel="00000000" w:rsidP="00000000" w:rsidRDefault="00000000" w:rsidRPr="00000000" w14:paraId="00000051">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Mặt bằng bố trí thép sàn các tầng lầu, mái (2 lớp).</w:t>
      </w:r>
    </w:p>
    <w:p w:rsidR="00000000" w:rsidDel="00000000" w:rsidP="00000000" w:rsidRDefault="00000000" w:rsidRPr="00000000" w14:paraId="00000052">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Chi tiết bố trí thép cầu thang (mặt bằng, </w:t>
      </w:r>
      <w:r w:rsidDel="00000000" w:rsidR="00000000" w:rsidRPr="00000000">
        <w:rPr>
          <w:rtl w:val="0"/>
        </w:rPr>
        <w:t xml:space="preserve">mặt</w:t>
      </w:r>
      <w:r w:rsidDel="00000000" w:rsidR="00000000" w:rsidRPr="00000000">
        <w:rPr>
          <w:color w:val="000000"/>
          <w:rtl w:val="0"/>
        </w:rPr>
        <w:t xml:space="preserve"> cắt).</w:t>
      </w:r>
    </w:p>
    <w:p w:rsidR="00000000" w:rsidDel="00000000" w:rsidP="00000000" w:rsidRDefault="00000000" w:rsidRPr="00000000" w14:paraId="00000053">
      <w:pPr>
        <w:pStyle w:val="Heading2"/>
        <w:numPr>
          <w:ilvl w:val="2"/>
          <w:numId w:val="19"/>
        </w:numPr>
        <w:tabs>
          <w:tab w:val="left" w:leader="none" w:pos="1001"/>
          <w:tab w:val="left" w:leader="none" w:pos="1001"/>
        </w:tabs>
        <w:spacing w:before="166" w:lineRule="auto"/>
        <w:ind w:left="720" w:hanging="361"/>
        <w:rPr>
          <w:sz w:val="22"/>
          <w:szCs w:val="22"/>
        </w:rPr>
      </w:pPr>
      <w:r w:rsidDel="00000000" w:rsidR="00000000" w:rsidRPr="00000000">
        <w:rPr>
          <w:sz w:val="22"/>
          <w:szCs w:val="22"/>
          <w:rtl w:val="0"/>
        </w:rPr>
        <w:t xml:space="preserve">Phần Nội Thất: (</w:t>
      </w:r>
      <w:r w:rsidDel="00000000" w:rsidR="00000000" w:rsidRPr="00000000">
        <w:rPr>
          <w:b w:val="0"/>
          <w:bCs w:val="0"/>
          <w:sz w:val="22"/>
          <w:szCs w:val="22"/>
          <w:rtl w:val="0"/>
        </w:rPr>
        <w:t xml:space="preserve">triển khai tùy mức độ yêu cầu chi tiết</w:t>
      </w:r>
      <w:r w:rsidDel="00000000" w:rsidR="00000000" w:rsidRPr="00000000">
        <w:rPr>
          <w:sz w:val="22"/>
          <w:szCs w:val="22"/>
          <w:rtl w:val="0"/>
        </w:rPr>
        <w:t xml:space="preserve">)</w:t>
      </w:r>
    </w:p>
    <w:p w:rsidR="00000000" w:rsidDel="00000000" w:rsidP="00000000" w:rsidRDefault="00000000" w:rsidRPr="00000000" w14:paraId="00000054">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Thể hiện phương án sắp xếp, bố trí đồ đạc nội thất phù hợp với công năng.</w:t>
      </w:r>
    </w:p>
    <w:p w:rsidR="00000000" w:rsidDel="00000000" w:rsidP="00000000" w:rsidRDefault="00000000" w:rsidRPr="00000000" w14:paraId="00000055">
      <w:pPr>
        <w:numPr>
          <w:ilvl w:val="3"/>
          <w:numId w:val="20"/>
        </w:numPr>
        <w:pBdr>
          <w:top w:space="0" w:sz="0" w:val="nil"/>
          <w:left w:space="0" w:sz="0" w:val="nil"/>
          <w:bottom w:space="0" w:sz="0" w:val="nil"/>
          <w:right w:space="0" w:sz="0" w:val="nil"/>
          <w:between w:space="0" w:sz="0" w:val="nil"/>
        </w:pBdr>
        <w:tabs>
          <w:tab w:val="left" w:leader="none" w:pos="1360"/>
          <w:tab w:val="left" w:leader="none" w:pos="1361"/>
        </w:tabs>
        <w:spacing w:before="141" w:lineRule="auto"/>
        <w:ind w:left="720" w:hanging="270"/>
        <w:rPr>
          <w:color w:val="000000"/>
        </w:rPr>
      </w:pPr>
      <w:r w:rsidDel="00000000" w:rsidR="00000000" w:rsidRPr="00000000">
        <w:rPr>
          <w:color w:val="000000"/>
          <w:rtl w:val="0"/>
        </w:rPr>
        <w:t xml:space="preserve">Ghi chú </w:t>
      </w:r>
      <w:r w:rsidDel="00000000" w:rsidR="00000000" w:rsidRPr="00000000">
        <w:rPr>
          <w:rtl w:val="0"/>
        </w:rPr>
        <w:t xml:space="preserve">ký</w:t>
      </w:r>
      <w:r w:rsidDel="00000000" w:rsidR="00000000" w:rsidRPr="00000000">
        <w:rPr>
          <w:color w:val="000000"/>
          <w:rtl w:val="0"/>
        </w:rPr>
        <w:t xml:space="preserve"> hiệu tường – vách trang trí.</w:t>
      </w:r>
    </w:p>
    <w:p w:rsidR="00000000" w:rsidDel="00000000" w:rsidP="00000000" w:rsidRDefault="00000000" w:rsidRPr="00000000" w14:paraId="00000056">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Ghi chú kích thước tổng quan vật dụng nội thất.</w:t>
      </w:r>
    </w:p>
    <w:p w:rsidR="00000000" w:rsidDel="00000000" w:rsidP="00000000" w:rsidRDefault="00000000" w:rsidRPr="00000000" w14:paraId="00000057">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Bản vẽ 3D nội thất (hình ảnh mô phỏng sau khi công trình đã thực hiện xong, mỗi không gian thể hiện từ 02 – 03 góc nhìn): áp dụng cho tầng điển hình.</w:t>
      </w:r>
    </w:p>
    <w:p w:rsidR="00000000" w:rsidDel="00000000" w:rsidP="00000000" w:rsidRDefault="00000000" w:rsidRPr="00000000" w14:paraId="00000058">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Thể hiện Mặt bằng trần, Mặt cắt chi tiết trần, chi tiết vật liệu ốp trần trang trí.</w:t>
      </w:r>
    </w:p>
    <w:p w:rsidR="00000000" w:rsidDel="00000000" w:rsidP="00000000" w:rsidRDefault="00000000" w:rsidRPr="00000000" w14:paraId="00000059">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Kích thước, chi tiết bố trí đèn thắp sáng, đèn dowlight, đèn hắt trần.</w:t>
      </w:r>
    </w:p>
    <w:p w:rsidR="00000000" w:rsidDel="00000000" w:rsidP="00000000" w:rsidRDefault="00000000" w:rsidRPr="00000000" w14:paraId="0000005A">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Khai triển chi tiết tường – vách theo bản vẽ phối cảnh 3D.</w:t>
      </w:r>
    </w:p>
    <w:p w:rsidR="00000000" w:rsidDel="00000000" w:rsidP="00000000" w:rsidRDefault="00000000" w:rsidRPr="00000000" w14:paraId="0000005B">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Thể hiện chi tiết kích thước, vật liệu, hình dáng các tường – vách.</w:t>
      </w:r>
    </w:p>
    <w:p w:rsidR="00000000" w:rsidDel="00000000" w:rsidP="00000000" w:rsidRDefault="00000000" w:rsidRPr="00000000" w14:paraId="0000005C">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Thể hiện cách lát nền, chủng loại màu sắc sao cho phù hợp với bản vẽ phối cảnh 3D.</w:t>
      </w:r>
    </w:p>
    <w:p w:rsidR="00000000" w:rsidDel="00000000" w:rsidP="00000000" w:rsidRDefault="00000000" w:rsidRPr="00000000" w14:paraId="0000005D">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Đính kèm hình ảnh mẫu vật liệu thực tế sẽ sử dụng.</w:t>
      </w:r>
    </w:p>
    <w:p w:rsidR="00000000" w:rsidDel="00000000" w:rsidP="00000000" w:rsidRDefault="00000000" w:rsidRPr="00000000" w14:paraId="0000005E">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Khai triển ốp lát, vách, sàn của WC để thi công.</w:t>
      </w:r>
    </w:p>
    <w:p w:rsidR="00000000" w:rsidDel="00000000" w:rsidP="00000000" w:rsidRDefault="00000000" w:rsidRPr="00000000" w14:paraId="0000005F">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Khai triển chi tiết hệ thống điện trên tường – trần – vách.</w:t>
      </w:r>
    </w:p>
    <w:p w:rsidR="00000000" w:rsidDel="00000000" w:rsidP="00000000" w:rsidRDefault="00000000" w:rsidRPr="00000000" w14:paraId="00000060">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Tư vấn cho Chủ Đầu Tư các mẫu vật liệu phù hợp bản vẽ phối cảnh nội thất.</w:t>
      </w:r>
    </w:p>
    <w:p w:rsidR="00000000" w:rsidDel="00000000" w:rsidP="00000000" w:rsidRDefault="00000000" w:rsidRPr="00000000" w14:paraId="00000061">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Cung cấp thông tin, hình ảnh đính kèm, màu sắc, chủng loại, nhà sản xuất, mã sản phẩm các loại vật liệu nội thất (trần, tường, vách, nền tủ, kệ…).</w:t>
      </w:r>
    </w:p>
    <w:p w:rsidR="00000000" w:rsidDel="00000000" w:rsidP="00000000" w:rsidRDefault="00000000" w:rsidRPr="00000000" w14:paraId="00000062">
      <w:pPr>
        <w:numPr>
          <w:ilvl w:val="3"/>
          <w:numId w:val="20"/>
        </w:numPr>
        <w:pBdr>
          <w:top w:space="0" w:sz="0" w:val="nil"/>
          <w:left w:space="0" w:sz="0" w:val="nil"/>
          <w:bottom w:space="0" w:sz="0" w:val="nil"/>
          <w:right w:space="0" w:sz="0" w:val="nil"/>
          <w:between w:space="0" w:sz="0" w:val="nil"/>
        </w:pBdr>
        <w:tabs>
          <w:tab w:val="left" w:leader="none" w:pos="1361"/>
        </w:tabs>
        <w:spacing w:before="141" w:lineRule="auto"/>
        <w:ind w:left="720" w:hanging="270"/>
        <w:rPr>
          <w:color w:val="000000"/>
        </w:rPr>
      </w:pPr>
      <w:r w:rsidDel="00000000" w:rsidR="00000000" w:rsidRPr="00000000">
        <w:rPr>
          <w:color w:val="000000"/>
          <w:rtl w:val="0"/>
        </w:rPr>
        <w:t xml:space="preserve">Thông tin về chủng loại, màu sắc, nhà sản xuất hệ thống đèn trang trí.</w:t>
      </w:r>
    </w:p>
    <w:p w:rsidR="00000000" w:rsidDel="00000000" w:rsidP="00000000" w:rsidRDefault="00000000" w:rsidRPr="00000000" w14:paraId="00000063">
      <w:pPr>
        <w:numPr>
          <w:ilvl w:val="3"/>
          <w:numId w:val="20"/>
        </w:numPr>
        <w:pBdr>
          <w:top w:space="0" w:sz="0" w:val="nil"/>
          <w:left w:space="0" w:sz="0" w:val="nil"/>
          <w:bottom w:space="0" w:sz="0" w:val="nil"/>
          <w:right w:space="0" w:sz="0" w:val="nil"/>
          <w:between w:space="0" w:sz="0" w:val="nil"/>
        </w:pBdr>
        <w:spacing w:before="141" w:lineRule="auto"/>
        <w:ind w:left="720" w:hanging="270"/>
        <w:rPr>
          <w:color w:val="000000"/>
        </w:rPr>
      </w:pPr>
      <w:r w:rsidDel="00000000" w:rsidR="00000000" w:rsidRPr="00000000">
        <w:rPr>
          <w:color w:val="000000"/>
          <w:rtl w:val="0"/>
        </w:rPr>
        <w:t xml:space="preserve">Tư vấn cho khách hàng đầu tư kinh phí hợp lý cho công trình mà vẫn đảm bảo tính thẩm mỹ của công trình theo bản vẽ thiết kế 3D.</w:t>
      </w:r>
    </w:p>
    <w:p w:rsidR="00000000" w:rsidDel="00000000" w:rsidP="00000000" w:rsidRDefault="00000000" w:rsidRPr="00000000" w14:paraId="00000064">
      <w:pPr>
        <w:pStyle w:val="Heading2"/>
        <w:numPr>
          <w:ilvl w:val="2"/>
          <w:numId w:val="19"/>
        </w:numPr>
        <w:tabs>
          <w:tab w:val="left" w:leader="none" w:pos="1001"/>
        </w:tabs>
        <w:spacing w:after="0" w:before="166" w:line="360" w:lineRule="auto"/>
        <w:ind w:left="720" w:hanging="361"/>
        <w:rPr>
          <w:sz w:val="22"/>
          <w:szCs w:val="22"/>
          <w:highlight w:val="yellow"/>
        </w:rPr>
      </w:pPr>
      <w:r w:rsidDel="00000000" w:rsidR="00000000" w:rsidRPr="00000000">
        <w:rPr>
          <w:sz w:val="22"/>
          <w:szCs w:val="22"/>
          <w:highlight w:val="yellow"/>
          <w:rtl w:val="0"/>
        </w:rPr>
        <w:t xml:space="preserve">Dự toán</w:t>
      </w:r>
    </w:p>
    <w:p w:rsidR="00000000" w:rsidDel="00000000" w:rsidP="00000000" w:rsidRDefault="00000000" w:rsidRPr="00000000" w14:paraId="00000065">
      <w:pPr>
        <w:numPr>
          <w:ilvl w:val="0"/>
          <w:numId w:val="12"/>
        </w:numPr>
        <w:spacing w:before="0" w:lineRule="auto"/>
        <w:ind w:left="720" w:hanging="360"/>
        <w:rPr>
          <w:highlight w:val="yellow"/>
        </w:rPr>
      </w:pPr>
      <w:sdt>
        <w:sdtPr>
          <w:id w:val="223613534"/>
          <w:tag w:val="goog_rdk_0"/>
        </w:sdtPr>
        <w:sdtContent>
          <w:commentRangeStart w:id="0"/>
        </w:sdtContent>
      </w:sdt>
      <w:r w:rsidDel="00000000" w:rsidR="00000000" w:rsidRPr="00000000">
        <w:rPr>
          <w:highlight w:val="yellow"/>
          <w:rtl w:val="0"/>
        </w:rPr>
        <w:t xml:space="preserve">Bảng dự toán theo thiết kế (BOQ/Cost Estimate): (i) khối lượng – chủng loại vật tư/thiết bị chính, (ii) đơn giá tham chiếu/biên độ, (iii) tổng dự toán theo từng khu vực, (iv) so sánh với Ngân sách mục tiêu.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6">
      <w:pPr>
        <w:pStyle w:val="Heading2"/>
        <w:numPr>
          <w:ilvl w:val="2"/>
          <w:numId w:val="19"/>
        </w:numPr>
        <w:tabs>
          <w:tab w:val="left" w:leader="none" w:pos="1001"/>
        </w:tabs>
        <w:spacing w:before="166" w:lineRule="auto"/>
        <w:ind w:left="720" w:hanging="361"/>
        <w:rPr>
          <w:sz w:val="22"/>
          <w:szCs w:val="22"/>
        </w:rPr>
      </w:pPr>
      <w:r w:rsidDel="00000000" w:rsidR="00000000" w:rsidRPr="00000000">
        <w:rPr>
          <w:sz w:val="22"/>
          <w:szCs w:val="22"/>
          <w:rtl w:val="0"/>
        </w:rPr>
        <w:t xml:space="preserve">Các công tác khác (nếu có):</w:t>
      </w:r>
    </w:p>
    <w:p w:rsidR="00000000" w:rsidDel="00000000" w:rsidP="00000000" w:rsidRDefault="00000000" w:rsidRPr="00000000" w14:paraId="00000067">
      <w:pPr>
        <w:numPr>
          <w:ilvl w:val="3"/>
          <w:numId w:val="20"/>
        </w:numPr>
        <w:pBdr>
          <w:top w:space="0" w:sz="0" w:val="nil"/>
          <w:left w:space="0" w:sz="0" w:val="nil"/>
          <w:bottom w:space="0" w:sz="0" w:val="nil"/>
          <w:right w:space="0" w:sz="0" w:val="nil"/>
          <w:between w:space="0" w:sz="0" w:val="nil"/>
        </w:pBdr>
        <w:spacing w:before="141" w:lineRule="auto"/>
        <w:ind w:left="720" w:hanging="270"/>
        <w:rPr>
          <w:color w:val="000000"/>
        </w:rPr>
      </w:pPr>
      <w:r w:rsidDel="00000000" w:rsidR="00000000" w:rsidRPr="00000000">
        <w:rPr>
          <w:color w:val="000000"/>
          <w:rtl w:val="0"/>
        </w:rPr>
        <w:t xml:space="preserve">Tư vấn lập bản vẽ xin phép xây dựng tối ưu diện tích khai thác (KHÔNG BAO GỒM thiết kế bản vẽ xin phép xây dựng)</w:t>
      </w:r>
    </w:p>
    <w:p w:rsidR="00000000" w:rsidDel="00000000" w:rsidP="00000000" w:rsidRDefault="00000000" w:rsidRPr="00000000" w14:paraId="00000068">
      <w:pPr>
        <w:numPr>
          <w:ilvl w:val="3"/>
          <w:numId w:val="20"/>
        </w:numPr>
        <w:pBdr>
          <w:top w:space="0" w:sz="0" w:val="nil"/>
          <w:left w:space="0" w:sz="0" w:val="nil"/>
          <w:bottom w:space="0" w:sz="0" w:val="nil"/>
          <w:right w:space="0" w:sz="0" w:val="nil"/>
          <w:between w:space="0" w:sz="0" w:val="nil"/>
        </w:pBdr>
        <w:spacing w:before="141" w:lineRule="auto"/>
        <w:ind w:left="720" w:hanging="270"/>
        <w:rPr>
          <w:color w:val="000000"/>
        </w:rPr>
      </w:pPr>
      <w:r w:rsidDel="00000000" w:rsidR="00000000" w:rsidRPr="00000000">
        <w:rPr>
          <w:color w:val="000000"/>
          <w:rtl w:val="0"/>
        </w:rPr>
        <w:t xml:space="preserve">Tư vấn phong thủy khoa học cơ bản.</w:t>
      </w:r>
    </w:p>
    <w:p w:rsidR="00000000" w:rsidDel="00000000" w:rsidP="00000000" w:rsidRDefault="00000000" w:rsidRPr="00000000" w14:paraId="00000069">
      <w:pPr>
        <w:numPr>
          <w:ilvl w:val="3"/>
          <w:numId w:val="20"/>
        </w:numPr>
        <w:pBdr>
          <w:top w:space="0" w:sz="0" w:val="nil"/>
          <w:left w:space="0" w:sz="0" w:val="nil"/>
          <w:bottom w:space="0" w:sz="0" w:val="nil"/>
          <w:right w:space="0" w:sz="0" w:val="nil"/>
          <w:between w:space="0" w:sz="0" w:val="nil"/>
        </w:pBdr>
        <w:spacing w:before="141" w:lineRule="auto"/>
        <w:ind w:left="720" w:hanging="270"/>
        <w:rPr>
          <w:color w:val="000000"/>
        </w:rPr>
      </w:pPr>
      <w:r w:rsidDel="00000000" w:rsidR="00000000" w:rsidRPr="00000000">
        <w:rPr>
          <w:color w:val="000000"/>
          <w:rtl w:val="0"/>
        </w:rPr>
        <w:t xml:space="preserve">Tư vấn tài chính đầu tư dự án.</w:t>
      </w:r>
    </w:p>
    <w:p w:rsidR="00000000" w:rsidDel="00000000" w:rsidP="00000000" w:rsidRDefault="00000000" w:rsidRPr="00000000" w14:paraId="0000006A">
      <w:pPr>
        <w:numPr>
          <w:ilvl w:val="3"/>
          <w:numId w:val="20"/>
        </w:numPr>
        <w:pBdr>
          <w:top w:space="0" w:sz="0" w:val="nil"/>
          <w:left w:space="0" w:sz="0" w:val="nil"/>
          <w:bottom w:space="0" w:sz="0" w:val="nil"/>
          <w:right w:space="0" w:sz="0" w:val="nil"/>
          <w:between w:space="0" w:sz="0" w:val="nil"/>
        </w:pBdr>
        <w:spacing w:before="141" w:lineRule="auto"/>
        <w:ind w:left="720" w:hanging="270"/>
        <w:rPr>
          <w:color w:val="000000"/>
        </w:rPr>
      </w:pPr>
      <w:r w:rsidDel="00000000" w:rsidR="00000000" w:rsidRPr="00000000">
        <w:rPr>
          <w:color w:val="000000"/>
          <w:rtl w:val="0"/>
        </w:rPr>
        <w:t xml:space="preserve">Tư vấn phát triển hoàn thiện dự án.</w:t>
      </w:r>
    </w:p>
    <w:p w:rsidR="00000000" w:rsidDel="00000000" w:rsidP="00000000" w:rsidRDefault="00000000" w:rsidRPr="00000000" w14:paraId="0000006B">
      <w:pPr>
        <w:numPr>
          <w:ilvl w:val="2"/>
          <w:numId w:val="19"/>
        </w:numPr>
        <w:pBdr>
          <w:top w:space="0" w:sz="0" w:val="nil"/>
          <w:left w:space="0" w:sz="0" w:val="nil"/>
          <w:bottom w:space="0" w:sz="0" w:val="nil"/>
          <w:right w:space="0" w:sz="0" w:val="nil"/>
          <w:between w:space="0" w:sz="0" w:val="nil"/>
        </w:pBdr>
        <w:tabs>
          <w:tab w:val="left" w:leader="none" w:pos="1001"/>
        </w:tabs>
        <w:spacing w:before="164" w:lineRule="auto"/>
        <w:ind w:left="1000" w:right="169" w:hanging="640"/>
        <w:jc w:val="both"/>
        <w:rPr>
          <w:color w:val="000000"/>
        </w:rPr>
      </w:pPr>
      <w:r w:rsidDel="00000000" w:rsidR="00000000" w:rsidRPr="00000000">
        <w:rPr>
          <w:b w:val="1"/>
          <w:bCs w:val="1"/>
          <w:rtl w:val="0"/>
        </w:rPr>
        <w:t xml:space="preserve">Các hạng mục công việc không bao gồm:</w:t>
      </w:r>
      <w:r w:rsidDel="00000000" w:rsidR="00000000" w:rsidRPr="00000000">
        <w:rPr>
          <w:color w:val="000000"/>
          <w:rtl w:val="0"/>
        </w:rPr>
        <w:t xml:space="preserve"> công tác thẩm tra thiết kế, PCCC, xử lý nước thải, khoan địa chất, đo đạc lập hiện trạng và cao độ khu đất.</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 w:lineRule="auto"/>
        <w:rPr>
          <w:color w:val="000000"/>
        </w:rPr>
      </w:pPr>
      <w:r w:rsidDel="00000000" w:rsidR="00000000" w:rsidRPr="00000000">
        <w:rPr>
          <w:rtl w:val="0"/>
        </w:rPr>
      </w:r>
    </w:p>
    <w:p w:rsidR="00000000" w:rsidDel="00000000" w:rsidP="00000000" w:rsidRDefault="00000000" w:rsidRPr="00000000" w14:paraId="0000006D">
      <w:pPr>
        <w:pStyle w:val="Heading2"/>
        <w:spacing w:before="1" w:lineRule="auto"/>
        <w:ind w:left="0" w:firstLine="0"/>
        <w:rPr>
          <w:sz w:val="22"/>
          <w:szCs w:val="22"/>
        </w:rPr>
      </w:pPr>
      <w:bookmarkStart w:colFirst="0" w:colLast="0" w:name="_heading=h.gjdgxs" w:id="0"/>
      <w:bookmarkEnd w:id="0"/>
      <w:r w:rsidDel="00000000" w:rsidR="00000000" w:rsidRPr="00000000">
        <w:rPr>
          <w:sz w:val="22"/>
          <w:szCs w:val="22"/>
          <w:rtl w:val="0"/>
        </w:rPr>
        <w:t xml:space="preserve">ĐIỀU 2. QUY MÔ CÔNG TRÌNH &amp; GIÁ TRỊ HỢP ĐỒNG </w:t>
      </w:r>
    </w:p>
    <w:p w:rsidR="00000000" w:rsidDel="00000000" w:rsidP="00000000" w:rsidRDefault="00000000" w:rsidRPr="00000000" w14:paraId="0000006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48"/>
        </w:tabs>
        <w:spacing w:after="0" w:before="161" w:line="24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Quy mô công trình:</w:t>
      </w:r>
    </w:p>
    <w:tbl>
      <w:tblPr>
        <w:tblStyle w:val="Table1"/>
        <w:tblW w:w="9477.0" w:type="dxa"/>
        <w:jc w:val="left"/>
        <w:tblInd w:w="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2"/>
        <w:gridCol w:w="2435"/>
        <w:gridCol w:w="1980"/>
        <w:gridCol w:w="990"/>
        <w:gridCol w:w="2226"/>
        <w:gridCol w:w="1284"/>
        <w:tblGridChange w:id="0">
          <w:tblGrid>
            <w:gridCol w:w="562"/>
            <w:gridCol w:w="2435"/>
            <w:gridCol w:w="1980"/>
            <w:gridCol w:w="990"/>
            <w:gridCol w:w="2226"/>
            <w:gridCol w:w="1284"/>
          </w:tblGrid>
        </w:tblGridChange>
      </w:tblGrid>
      <w:tr>
        <w:trPr>
          <w:cantSplit w:val="0"/>
          <w:trHeight w:val="368" w:hRule="atLeast"/>
          <w:tblHeader w:val="0"/>
        </w:trPr>
        <w:tc>
          <w:tcPr>
            <w:shd w:fill="f2f2f2" w:val="cle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64" w:lineRule="auto"/>
              <w:ind w:left="68" w:right="36" w:firstLine="0"/>
              <w:jc w:val="center"/>
              <w:rPr>
                <w:b w:val="1"/>
                <w:bCs w:val="1"/>
                <w:color w:val="000000"/>
              </w:rPr>
            </w:pPr>
            <w:r w:rsidDel="00000000" w:rsidR="00000000" w:rsidRPr="00000000">
              <w:rPr>
                <w:b w:val="1"/>
                <w:bCs w:val="1"/>
                <w:color w:val="000000"/>
                <w:rtl w:val="0"/>
              </w:rPr>
              <w:t xml:space="preserve">STT</w:t>
            </w:r>
          </w:p>
        </w:tc>
        <w:tc>
          <w:tcPr>
            <w:shd w:fill="f2f2f2"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54" w:lineRule="auto"/>
              <w:ind w:left="80" w:firstLine="0"/>
              <w:jc w:val="center"/>
              <w:rPr>
                <w:b w:val="1"/>
                <w:bCs w:val="1"/>
                <w:color w:val="000000"/>
              </w:rPr>
            </w:pPr>
            <w:r w:rsidDel="00000000" w:rsidR="00000000" w:rsidRPr="00000000">
              <w:rPr>
                <w:b w:val="1"/>
                <w:bCs w:val="1"/>
                <w:color w:val="000000"/>
                <w:rtl w:val="0"/>
              </w:rPr>
              <w:t xml:space="preserve">Hạng mục</w:t>
            </w:r>
          </w:p>
        </w:tc>
        <w:tc>
          <w:tcPr>
            <w:shd w:fill="f2f2f2" w:val="cle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64" w:lineRule="auto"/>
              <w:ind w:left="194" w:right="167" w:firstLine="0"/>
              <w:jc w:val="center"/>
              <w:rPr>
                <w:b w:val="1"/>
                <w:bCs w:val="1"/>
                <w:color w:val="000000"/>
              </w:rPr>
            </w:pPr>
            <w:r w:rsidDel="00000000" w:rsidR="00000000" w:rsidRPr="00000000">
              <w:rPr>
                <w:b w:val="1"/>
                <w:bCs w:val="1"/>
                <w:color w:val="000000"/>
                <w:rtl w:val="0"/>
              </w:rPr>
              <w:t xml:space="preserve">Diện tích khu vực </w:t>
            </w:r>
          </w:p>
        </w:tc>
        <w:tc>
          <w:tcPr>
            <w:shd w:fill="f2f2f2"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64" w:lineRule="auto"/>
              <w:ind w:left="50" w:right="27" w:firstLine="0"/>
              <w:jc w:val="center"/>
              <w:rPr>
                <w:b w:val="1"/>
                <w:bCs w:val="1"/>
                <w:color w:val="000000"/>
              </w:rPr>
            </w:pPr>
            <w:r w:rsidDel="00000000" w:rsidR="00000000" w:rsidRPr="00000000">
              <w:rPr>
                <w:b w:val="1"/>
                <w:bCs w:val="1"/>
                <w:color w:val="000000"/>
                <w:rtl w:val="0"/>
              </w:rPr>
              <w:t xml:space="preserve">Hệ số</w:t>
            </w:r>
          </w:p>
        </w:tc>
        <w:tc>
          <w:tcPr>
            <w:shd w:fill="f2f2f2"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54" w:lineRule="auto"/>
              <w:ind w:left="40" w:right="-30" w:hanging="40"/>
              <w:jc w:val="center"/>
              <w:rPr>
                <w:b w:val="1"/>
                <w:bCs w:val="1"/>
                <w:color w:val="000000"/>
              </w:rPr>
            </w:pPr>
            <w:r w:rsidDel="00000000" w:rsidR="00000000" w:rsidRPr="00000000">
              <w:rPr>
                <w:b w:val="1"/>
                <w:bCs w:val="1"/>
                <w:color w:val="000000"/>
                <w:rtl w:val="0"/>
              </w:rPr>
              <w:t xml:space="preserve">Diện tích tính phí</w:t>
            </w:r>
          </w:p>
        </w:tc>
        <w:tc>
          <w:tcPr>
            <w:shd w:fill="f2f2f2"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64" w:lineRule="auto"/>
              <w:ind w:left="100" w:firstLine="0"/>
              <w:jc w:val="center"/>
              <w:rPr>
                <w:b w:val="1"/>
                <w:bCs w:val="1"/>
                <w:color w:val="000000"/>
              </w:rPr>
            </w:pPr>
            <w:r w:rsidDel="00000000" w:rsidR="00000000" w:rsidRPr="00000000">
              <w:rPr>
                <w:b w:val="1"/>
                <w:bCs w:val="1"/>
                <w:color w:val="000000"/>
                <w:rtl w:val="0"/>
              </w:rPr>
              <w:t xml:space="preserve">Đơn vị</w:t>
            </w:r>
          </w:p>
        </w:tc>
      </w:tr>
      <w:tr>
        <w:trPr>
          <w:cantSplit w:val="0"/>
          <w:trHeight w:val="368"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59" w:lineRule="auto"/>
              <w:ind w:left="31" w:firstLine="0"/>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49" w:lineRule="auto"/>
              <w:ind w:left="32" w:firstLine="0"/>
              <w:rPr>
                <w:color w:val="000000"/>
              </w:rPr>
            </w:pPr>
            <w:r w:rsidDel="00000000" w:rsidR="00000000" w:rsidRPr="00000000">
              <w:rPr>
                <w:color w:val="000000"/>
                <w:rtl w:val="0"/>
              </w:rPr>
              <w:t xml:space="preserve">Tầng 1</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59" w:lineRule="auto"/>
              <w:ind w:left="194" w:right="165" w:firstLine="0"/>
              <w:jc w:val="center"/>
              <w:rPr>
                <w:color w:val="000000"/>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59" w:lineRule="auto"/>
              <w:ind w:left="25" w:firstLine="0"/>
              <w:jc w:val="center"/>
              <w:rPr>
                <w:color w:val="000000"/>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49" w:lineRule="auto"/>
              <w:ind w:left="801" w:right="779" w:firstLine="0"/>
              <w:jc w:val="center"/>
              <w:rPr>
                <w:color w:val="000000"/>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59" w:lineRule="auto"/>
              <w:ind w:left="100" w:firstLine="0"/>
              <w:jc w:val="center"/>
              <w:rPr>
                <w:color w:val="000000"/>
              </w:rPr>
            </w:pPr>
            <w:r w:rsidDel="00000000" w:rsidR="00000000" w:rsidRPr="00000000">
              <w:rPr>
                <w:color w:val="000000"/>
                <w:rtl w:val="0"/>
              </w:rPr>
              <w:t xml:space="preserve">m²</w:t>
            </w:r>
          </w:p>
        </w:tc>
      </w:tr>
      <w:tr>
        <w:trPr>
          <w:cantSplit w:val="0"/>
          <w:trHeight w:val="368" w:hRule="atLeast"/>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59" w:lineRule="auto"/>
              <w:ind w:left="31" w:firstLine="0"/>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49" w:lineRule="auto"/>
              <w:ind w:left="32" w:firstLine="0"/>
              <w:rPr>
                <w:color w:val="000000"/>
              </w:rPr>
            </w:pPr>
            <w:r w:rsidDel="00000000" w:rsidR="00000000" w:rsidRPr="00000000">
              <w:rPr>
                <w:color w:val="000000"/>
                <w:rtl w:val="0"/>
              </w:rPr>
              <w:t xml:space="preserve">Tầng lửng</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59" w:lineRule="auto"/>
              <w:ind w:left="194" w:right="165" w:firstLine="0"/>
              <w:jc w:val="center"/>
              <w:rPr>
                <w:color w:val="000000"/>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59" w:lineRule="auto"/>
              <w:ind w:left="25" w:firstLine="0"/>
              <w:jc w:val="center"/>
              <w:rPr>
                <w:color w:val="000000"/>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49" w:lineRule="auto"/>
              <w:ind w:left="801" w:right="779" w:firstLine="0"/>
              <w:jc w:val="center"/>
              <w:rPr>
                <w:color w:val="000000"/>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59" w:lineRule="auto"/>
              <w:ind w:left="100" w:firstLine="0"/>
              <w:jc w:val="center"/>
              <w:rPr>
                <w:color w:val="000000"/>
              </w:rPr>
            </w:pPr>
            <w:r w:rsidDel="00000000" w:rsidR="00000000" w:rsidRPr="00000000">
              <w:rPr>
                <w:color w:val="000000"/>
                <w:rtl w:val="0"/>
              </w:rPr>
              <w:t xml:space="preserve">m²</w:t>
            </w:r>
          </w:p>
        </w:tc>
      </w:tr>
      <w:tr>
        <w:trPr>
          <w:cantSplit w:val="0"/>
          <w:trHeight w:val="368"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59" w:lineRule="auto"/>
              <w:ind w:left="31" w:firstLine="0"/>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49" w:lineRule="auto"/>
              <w:ind w:left="32" w:firstLine="0"/>
              <w:rPr>
                <w:color w:val="000000"/>
              </w:rPr>
            </w:pPr>
            <w:r w:rsidDel="00000000" w:rsidR="00000000" w:rsidRPr="00000000">
              <w:rPr>
                <w:color w:val="000000"/>
                <w:rtl w:val="0"/>
              </w:rPr>
              <w:t xml:space="preserve">Tầng 2, 3, 4, 5</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59" w:lineRule="auto"/>
              <w:ind w:left="194" w:right="165" w:firstLine="0"/>
              <w:jc w:val="center"/>
              <w:rPr>
                <w:color w:val="000000"/>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59" w:lineRule="auto"/>
              <w:ind w:left="25" w:firstLine="0"/>
              <w:jc w:val="center"/>
              <w:rPr>
                <w:color w:val="000000"/>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49" w:lineRule="auto"/>
              <w:ind w:left="803" w:right="779" w:firstLine="0"/>
              <w:jc w:val="center"/>
              <w:rPr>
                <w:color w:val="000000"/>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59" w:lineRule="auto"/>
              <w:ind w:left="100" w:firstLine="0"/>
              <w:jc w:val="center"/>
              <w:rPr>
                <w:color w:val="000000"/>
              </w:rPr>
            </w:pPr>
            <w:r w:rsidDel="00000000" w:rsidR="00000000" w:rsidRPr="00000000">
              <w:rPr>
                <w:color w:val="000000"/>
                <w:rtl w:val="0"/>
              </w:rPr>
              <w:t xml:space="preserve">m²</w:t>
            </w:r>
          </w:p>
        </w:tc>
      </w:tr>
      <w:tr>
        <w:trPr>
          <w:cantSplit w:val="0"/>
          <w:trHeight w:val="368" w:hRule="atLeast"/>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59" w:lineRule="auto"/>
              <w:ind w:left="31" w:firstLine="0"/>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49" w:lineRule="auto"/>
              <w:ind w:left="32" w:firstLine="0"/>
              <w:rPr>
                <w:color w:val="000000"/>
              </w:rPr>
            </w:pPr>
            <w:r w:rsidDel="00000000" w:rsidR="00000000" w:rsidRPr="00000000">
              <w:rPr>
                <w:color w:val="000000"/>
                <w:rtl w:val="0"/>
              </w:rPr>
              <w:t xml:space="preserve">Sân thượng</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59" w:lineRule="auto"/>
              <w:ind w:left="194" w:right="165" w:firstLine="0"/>
              <w:jc w:val="center"/>
              <w:rPr>
                <w:color w:val="000000"/>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59" w:lineRule="auto"/>
              <w:ind w:left="25" w:firstLine="0"/>
              <w:jc w:val="center"/>
              <w:rPr>
                <w:color w:val="000000"/>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49" w:lineRule="auto"/>
              <w:ind w:left="803" w:right="779" w:firstLine="0"/>
              <w:jc w:val="center"/>
              <w:rPr>
                <w:color w:val="000000"/>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59" w:lineRule="auto"/>
              <w:ind w:left="100" w:firstLine="0"/>
              <w:jc w:val="center"/>
              <w:rPr>
                <w:color w:val="000000"/>
              </w:rPr>
            </w:pPr>
            <w:r w:rsidDel="00000000" w:rsidR="00000000" w:rsidRPr="00000000">
              <w:rPr>
                <w:color w:val="000000"/>
                <w:rtl w:val="0"/>
              </w:rPr>
              <w:t xml:space="preserve">m²</w:t>
            </w:r>
          </w:p>
        </w:tc>
      </w:tr>
      <w:tr>
        <w:trPr>
          <w:cantSplit w:val="0"/>
          <w:trHeight w:val="368" w:hRule="atLeast"/>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59" w:lineRule="auto"/>
              <w:ind w:left="31" w:firstLine="0"/>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49" w:lineRule="auto"/>
              <w:ind w:left="32" w:firstLine="0"/>
              <w:rPr>
                <w:color w:val="000000"/>
              </w:rPr>
            </w:pPr>
            <w:r w:rsidDel="00000000" w:rsidR="00000000" w:rsidRPr="00000000">
              <w:rPr>
                <w:color w:val="000000"/>
                <w:rtl w:val="0"/>
              </w:rPr>
              <w:t xml:space="preserve">Mái</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59" w:lineRule="auto"/>
              <w:ind w:left="194" w:right="165" w:firstLine="0"/>
              <w:jc w:val="center"/>
              <w:rPr>
                <w:color w:val="000000"/>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59" w:lineRule="auto"/>
              <w:ind w:left="25" w:firstLine="0"/>
              <w:jc w:val="center"/>
              <w:rPr>
                <w:color w:val="000000"/>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49" w:lineRule="auto"/>
              <w:ind w:left="804" w:right="779" w:firstLine="0"/>
              <w:jc w:val="center"/>
              <w:rPr>
                <w:color w:val="000000"/>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59" w:lineRule="auto"/>
              <w:ind w:left="100" w:firstLine="0"/>
              <w:jc w:val="center"/>
              <w:rPr>
                <w:color w:val="000000"/>
              </w:rPr>
            </w:pPr>
            <w:r w:rsidDel="00000000" w:rsidR="00000000" w:rsidRPr="00000000">
              <w:rPr>
                <w:color w:val="000000"/>
                <w:rtl w:val="0"/>
              </w:rPr>
              <w:t xml:space="preserve">m²</w:t>
            </w:r>
          </w:p>
        </w:tc>
      </w:tr>
      <w:tr>
        <w:trPr>
          <w:cantSplit w:val="0"/>
          <w:trHeight w:val="368" w:hRule="atLeast"/>
          <w:tblHeader w:val="0"/>
        </w:trPr>
        <w:tc>
          <w:tcPr>
            <w:gridSpan w:val="4"/>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59" w:lineRule="auto"/>
              <w:ind w:left="25" w:firstLine="0"/>
              <w:jc w:val="center"/>
              <w:rPr>
                <w:color w:val="000000"/>
              </w:rPr>
            </w:pPr>
            <w:r w:rsidDel="00000000" w:rsidR="00000000" w:rsidRPr="00000000">
              <w:rPr>
                <w:b w:val="1"/>
                <w:bCs w:val="1"/>
                <w:rtl w:val="0"/>
              </w:rPr>
              <w:t xml:space="preserve">Tổng diện tích theo phương án thiết kế</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49" w:lineRule="auto"/>
              <w:ind w:left="804" w:right="779" w:firstLine="0"/>
              <w:jc w:val="center"/>
              <w:rPr>
                <w:color w:val="000000"/>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59" w:lineRule="auto"/>
              <w:ind w:left="100" w:firstLine="0"/>
              <w:jc w:val="center"/>
              <w:rPr>
                <w:color w:val="000000"/>
              </w:rPr>
            </w:pPr>
            <w:r w:rsidDel="00000000" w:rsidR="00000000" w:rsidRPr="00000000">
              <w:rPr>
                <w:b w:val="1"/>
                <w:bCs w:val="1"/>
                <w:rtl w:val="0"/>
              </w:rPr>
              <w:t xml:space="preserve">m²</w:t>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48"/>
        </w:tabs>
        <w:spacing w:after="0" w:before="161" w:line="24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Đơn giá: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…………………đồng/m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48"/>
        </w:tabs>
        <w:spacing w:after="0" w:before="161" w:line="24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Giá trị Hợp đồng: </w:t>
      </w:r>
    </w:p>
    <w:p w:rsidR="00000000" w:rsidDel="00000000" w:rsidP="00000000" w:rsidRDefault="00000000" w:rsidRPr="00000000" w14:paraId="0000009B">
      <w:pPr>
        <w:widowControl w:val="1"/>
        <w:numPr>
          <w:ilvl w:val="1"/>
          <w:numId w:val="10"/>
        </w:numPr>
        <w:tabs>
          <w:tab w:val="left" w:leader="none" w:pos="1530"/>
        </w:tabs>
        <w:spacing w:before="60" w:lineRule="auto"/>
        <w:ind w:left="990" w:hanging="360"/>
        <w:jc w:val="both"/>
        <w:rPr/>
      </w:pPr>
      <w:r w:rsidDel="00000000" w:rsidR="00000000" w:rsidRPr="00000000">
        <w:rPr>
          <w:rtl w:val="0"/>
        </w:rPr>
        <w:t xml:space="preserve">………. m2 x …………… đồng/m2 = ………………………... đồng</w:t>
      </w:r>
    </w:p>
    <w:p w:rsidR="00000000" w:rsidDel="00000000" w:rsidP="00000000" w:rsidRDefault="00000000" w:rsidRPr="00000000" w14:paraId="0000009C">
      <w:pPr>
        <w:widowControl w:val="1"/>
        <w:numPr>
          <w:ilvl w:val="1"/>
          <w:numId w:val="10"/>
        </w:numPr>
        <w:tabs>
          <w:tab w:val="left" w:leader="none" w:pos="1530"/>
        </w:tabs>
        <w:spacing w:before="60" w:lineRule="auto"/>
        <w:ind w:left="990" w:hanging="360"/>
        <w:jc w:val="both"/>
        <w:rPr/>
      </w:pPr>
      <w:r w:rsidDel="00000000" w:rsidR="00000000" w:rsidRPr="00000000">
        <w:rPr>
          <w:rtl w:val="0"/>
        </w:rPr>
        <w:t xml:space="preserve">Chiết khấu, giảm giá (nếu có): …………………………………đồng</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30"/>
        </w:tabs>
        <w:spacing w:after="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Tổng giá trị hợp đồng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đồng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br w:type="textWrapping"/>
        <w:t xml:space="preserve">Bằng chữ: ……………………………………………………………………………………..</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641"/>
        </w:tabs>
        <w:spacing w:before="120" w:lineRule="auto"/>
        <w:ind w:right="166"/>
        <w:jc w:val="both"/>
        <w:rPr>
          <w:i w:val="1"/>
          <w:iCs w:val="1"/>
          <w:color w:val="000000"/>
        </w:rPr>
      </w:pPr>
      <w:r w:rsidDel="00000000" w:rsidR="00000000" w:rsidRPr="00000000">
        <w:rPr>
          <w:i w:val="1"/>
          <w:iCs w:val="1"/>
          <w:color w:val="000000"/>
          <w:rtl w:val="0"/>
        </w:rPr>
        <w:t xml:space="preserve">Lưu ý: Trong trường hợp Chủ Đầu Tư chấm dứt hợp đồng trước thời hạn, hoặc không thanh toán giá trị đợt 1 theo quy định, Chủ Đầu Tư sẽ không được </w:t>
      </w:r>
      <w:r w:rsidDel="00000000" w:rsidR="00000000" w:rsidRPr="00000000">
        <w:rPr>
          <w:i w:val="1"/>
          <w:iCs w:val="1"/>
          <w:rtl w:val="0"/>
        </w:rPr>
        <w:t xml:space="preserve">chiết</w:t>
      </w:r>
      <w:r w:rsidDel="00000000" w:rsidR="00000000" w:rsidRPr="00000000">
        <w:rPr>
          <w:i w:val="1"/>
          <w:iCs w:val="1"/>
          <w:color w:val="000000"/>
          <w:rtl w:val="0"/>
        </w:rPr>
        <w:t xml:space="preserve"> khấu, giảm giá. Khi thanh lý hợp đồng trước hạn, giá trị quyết toán được thực hiện theo Giá trị hợp đồng không bao gồm </w:t>
      </w:r>
      <w:r w:rsidDel="00000000" w:rsidR="00000000" w:rsidRPr="00000000">
        <w:rPr>
          <w:i w:val="1"/>
          <w:iCs w:val="1"/>
          <w:rtl w:val="0"/>
        </w:rPr>
        <w:t xml:space="preserve">chiết</w:t>
      </w:r>
      <w:r w:rsidDel="00000000" w:rsidR="00000000" w:rsidRPr="00000000">
        <w:rPr>
          <w:i w:val="1"/>
          <w:iCs w:val="1"/>
          <w:color w:val="000000"/>
          <w:rtl w:val="0"/>
        </w:rPr>
        <w:t xml:space="preserve"> khấu, giảm giá. Chủ Đầu Tư phải hoàn trả lại số tiền tương ứng với giá trị quà tặng đã nhận (nếu có).</w:t>
      </w:r>
    </w:p>
    <w:p w:rsidR="00000000" w:rsidDel="00000000" w:rsidP="00000000" w:rsidRDefault="00000000" w:rsidRPr="00000000" w14:paraId="0000009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48"/>
        </w:tabs>
        <w:spacing w:after="0" w:before="161" w:line="24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Sản phẩm hoàn thiện bàn giao cho Chủ Đầu Tư gồm:</w:t>
      </w:r>
    </w:p>
    <w:p w:rsidR="00000000" w:rsidDel="00000000" w:rsidP="00000000" w:rsidRDefault="00000000" w:rsidRPr="00000000" w14:paraId="000000A0">
      <w:pPr>
        <w:widowControl w:val="1"/>
        <w:numPr>
          <w:ilvl w:val="1"/>
          <w:numId w:val="10"/>
        </w:numPr>
        <w:tabs>
          <w:tab w:val="left" w:leader="none" w:pos="1530"/>
        </w:tabs>
        <w:spacing w:before="60" w:lineRule="auto"/>
        <w:ind w:left="1178" w:hanging="360"/>
        <w:jc w:val="both"/>
        <w:rPr/>
      </w:pPr>
      <w:r w:rsidDel="00000000" w:rsidR="00000000" w:rsidRPr="00000000">
        <w:rPr>
          <w:rtl w:val="0"/>
        </w:rPr>
        <w:t xml:space="preserve">02 (hai) bộ Hồ sơ thiết kế kỹ thuật thi công.</w:t>
      </w:r>
    </w:p>
    <w:p w:rsidR="00000000" w:rsidDel="00000000" w:rsidP="00000000" w:rsidRDefault="00000000" w:rsidRPr="00000000" w14:paraId="000000A1">
      <w:pPr>
        <w:widowControl w:val="1"/>
        <w:numPr>
          <w:ilvl w:val="1"/>
          <w:numId w:val="10"/>
        </w:numPr>
        <w:tabs>
          <w:tab w:val="left" w:leader="none" w:pos="1530"/>
        </w:tabs>
        <w:spacing w:before="60" w:lineRule="auto"/>
        <w:ind w:left="1178" w:hanging="360"/>
        <w:jc w:val="both"/>
        <w:rPr/>
      </w:pPr>
      <w:r w:rsidDel="00000000" w:rsidR="00000000" w:rsidRPr="00000000">
        <w:rPr>
          <w:rtl w:val="0"/>
        </w:rPr>
        <w:t xml:space="preserve">01 (một) folder Google Drive toàn bộ hồ sơ thiết kế.</w:t>
      </w:r>
    </w:p>
    <w:p w:rsidR="00000000" w:rsidDel="00000000" w:rsidP="00000000" w:rsidRDefault="00000000" w:rsidRPr="00000000" w14:paraId="000000A2">
      <w:pPr>
        <w:widowControl w:val="1"/>
        <w:numPr>
          <w:ilvl w:val="1"/>
          <w:numId w:val="10"/>
        </w:numPr>
        <w:tabs>
          <w:tab w:val="left" w:leader="none" w:pos="1530"/>
        </w:tabs>
        <w:spacing w:before="60" w:lineRule="auto"/>
        <w:ind w:left="1178" w:hanging="360"/>
        <w:jc w:val="both"/>
        <w:rPr/>
      </w:pPr>
      <w:r w:rsidDel="00000000" w:rsidR="00000000" w:rsidRPr="00000000">
        <w:rPr>
          <w:rtl w:val="0"/>
        </w:rPr>
        <w:t xml:space="preserve">12 lần giám sát tác giả hồ sơ thiết kế (như điều 7)</w:t>
      </w:r>
    </w:p>
    <w:sdt>
      <w:sdtPr>
        <w:id w:val="-1130854059"/>
        <w:tag w:val="goog_rdk_3"/>
      </w:sdtPr>
      <w:sdtContent>
        <w:p w:rsidR="00000000" w:rsidDel="00000000" w:rsidP="00000000" w:rsidRDefault="00000000" w:rsidRPr="00000000" w14:paraId="000000A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530"/>
            </w:tabs>
            <w:spacing w:after="0" w:before="60" w:line="240" w:lineRule="auto"/>
            <w:ind w:left="1178" w:right="0" w:hanging="360"/>
            <w:jc w:val="both"/>
            <w:rPr>
              <w:ins w:author="Đinh Hoài Nam" w:id="0" w:date="2026-03-14T08:16:58Z"/>
            </w:rPr>
          </w:pPr>
          <w:r w:rsidDel="00000000" w:rsidR="00000000" w:rsidRPr="00000000">
            <w:rPr>
              <w:rtl w:val="0"/>
            </w:rPr>
            <w:t xml:space="preserve">F</w:t>
          </w:r>
          <w:sdt>
            <w:sdtPr>
              <w:id w:val="1356882637"/>
              <w:tag w:val="goog_rdk_1"/>
            </w:sdtPr>
            <w:sdtContent>
              <w:ins w:author="Đinh Hoài Nam" w:id="0" w:date="2026-03-14T08:16:58Z"/>
              <w:sdt>
                <w:sdtPr>
                  <w:id w:val="-573144573"/>
                  <w:tag w:val="goog_rdk_2"/>
                </w:sdtPr>
                <w:sdtContent>
                  <w:ins w:author="Đinh Hoài Nam" w:id="0" w:date="2026-03-14T08:16:58Z">
                    <w:r w:rsidDel="00000000" w:rsidR="00000000" w:rsidRPr="00000000">
                      <w:rPr>
                        <w:rtl w:val="0"/>
                        <w:rPrChange w:author="Đinh Hoài Nam" w:id="1" w:date="2026-03-14T08:16:58Z">
                          <w:rPr/>
                        </w:rPrChange>
                      </w:rPr>
                      <w:t xml:space="preserve">ile nguồn theo thỏa thuận (DWG/SketchUp/3dsMax…); </w:t>
                    </w:r>
                  </w:ins>
                </w:sdtContent>
              </w:sdt>
              <w:ins w:author="Đinh Hoài Nam" w:id="0" w:date="2026-03-14T08:16:58Z"/>
            </w:sdtContent>
          </w:sdt>
        </w:p>
      </w:sdtContent>
    </w:sdt>
    <w:p w:rsidR="00000000" w:rsidDel="00000000" w:rsidP="00000000" w:rsidRDefault="00000000" w:rsidRPr="00000000" w14:paraId="000000A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530"/>
        </w:tabs>
        <w:spacing w:after="0" w:before="60" w:line="240" w:lineRule="auto"/>
        <w:ind w:left="1178" w:right="0" w:hanging="360"/>
        <w:jc w:val="both"/>
      </w:pPr>
      <w:sdt>
        <w:sdtPr>
          <w:id w:val="1801577980"/>
          <w:tag w:val="goog_rdk_4"/>
        </w:sdtPr>
        <w:sdtContent>
          <w:ins w:author="Đinh Hoài Nam" w:id="0" w:date="2026-03-14T08:16:58Z"/>
          <w:sdt>
            <w:sdtPr>
              <w:id w:val="322790800"/>
              <w:tag w:val="goog_rdk_5"/>
            </w:sdtPr>
            <w:sdtContent>
              <w:ins w:author="Đinh Hoài Nam" w:id="0" w:date="2026-03-14T08:16:58Z">
                <w:r w:rsidDel="00000000" w:rsidR="00000000" w:rsidRPr="00000000">
                  <w:rPr>
                    <w:rtl w:val="0"/>
                    <w:rPrChange w:author="Đinh Hoài Nam" w:id="1" w:date="2026-03-14T08:16:58Z">
                      <w:rPr/>
                    </w:rPrChange>
                  </w:rPr>
                  <w:t xml:space="preserve">Bảng spec/BOQ</w:t>
                </w:r>
              </w:ins>
            </w:sdtContent>
          </w:sdt>
          <w:ins w:author="Đinh Hoài Nam" w:id="0" w:date="2026-03-14T08:16:58Z"/>
        </w:sdtContent>
      </w:sdt>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48"/>
        </w:tabs>
        <w:spacing w:after="0" w:before="122" w:line="240" w:lineRule="auto"/>
        <w:ind w:left="360" w:right="16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Chi phí phát sinh (nếu có)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numPr>
          <w:ilvl w:val="2"/>
          <w:numId w:val="17"/>
        </w:numPr>
        <w:pBdr>
          <w:top w:space="0" w:sz="0" w:val="nil"/>
          <w:left w:space="0" w:sz="0" w:val="nil"/>
          <w:bottom w:space="0" w:sz="0" w:val="nil"/>
          <w:right w:space="0" w:sz="0" w:val="nil"/>
          <w:between w:space="0" w:sz="0" w:val="nil"/>
        </w:pBdr>
        <w:tabs>
          <w:tab w:val="left" w:leader="none" w:pos="1008"/>
        </w:tabs>
        <w:spacing w:before="118" w:lineRule="auto"/>
        <w:ind w:left="1007" w:hanging="361.0000000000001"/>
        <w:jc w:val="both"/>
        <w:rPr>
          <w:color w:val="000000"/>
        </w:rPr>
      </w:pPr>
      <w:r w:rsidDel="00000000" w:rsidR="00000000" w:rsidRPr="00000000">
        <w:rPr>
          <w:color w:val="000000"/>
          <w:rtl w:val="0"/>
        </w:rPr>
        <w:t xml:space="preserve">Diện tích, quy mô công trình thay đổi, hoặc bổ sung các hạng mục nằm ngoài phạm vi công việc phải thực hiện theo Điều 1</w:t>
      </w:r>
    </w:p>
    <w:p w:rsidR="00000000" w:rsidDel="00000000" w:rsidP="00000000" w:rsidRDefault="00000000" w:rsidRPr="00000000" w14:paraId="000000A7">
      <w:pPr>
        <w:numPr>
          <w:ilvl w:val="2"/>
          <w:numId w:val="17"/>
        </w:numPr>
        <w:pBdr>
          <w:top w:space="0" w:sz="0" w:val="nil"/>
          <w:left w:space="0" w:sz="0" w:val="nil"/>
          <w:bottom w:space="0" w:sz="0" w:val="nil"/>
          <w:right w:space="0" w:sz="0" w:val="nil"/>
          <w:between w:space="0" w:sz="0" w:val="nil"/>
        </w:pBdr>
        <w:tabs>
          <w:tab w:val="left" w:leader="none" w:pos="1008"/>
        </w:tabs>
        <w:spacing w:before="116" w:lineRule="auto"/>
        <w:ind w:left="1007" w:right="164" w:hanging="360"/>
        <w:jc w:val="both"/>
        <w:rPr>
          <w:color w:val="000000"/>
        </w:rPr>
      </w:pPr>
      <w:r w:rsidDel="00000000" w:rsidR="00000000" w:rsidRPr="00000000">
        <w:rPr>
          <w:color w:val="000000"/>
          <w:rtl w:val="0"/>
        </w:rPr>
        <w:t xml:space="preserve">Chỉnh sửa hồ sơ thiết kế kỹ thuật chi tiết quá 02 lần mà không do lỗi của Đơn vị thiết kế. Từ lần chỉnh sửa thứ 03 trở đi, phí phát sinh cho mỗi lần chỉnh sửa là 10% trên tổng giá trị Hợp đồng.</w:t>
      </w:r>
    </w:p>
    <w:p w:rsidR="00000000" w:rsidDel="00000000" w:rsidP="00000000" w:rsidRDefault="00000000" w:rsidRPr="00000000" w14:paraId="000000A8">
      <w:pPr>
        <w:numPr>
          <w:ilvl w:val="2"/>
          <w:numId w:val="17"/>
        </w:numPr>
        <w:pBdr>
          <w:top w:space="0" w:sz="0" w:val="nil"/>
          <w:left w:space="0" w:sz="0" w:val="nil"/>
          <w:bottom w:space="0" w:sz="0" w:val="nil"/>
          <w:right w:space="0" w:sz="0" w:val="nil"/>
          <w:between w:space="0" w:sz="0" w:val="nil"/>
        </w:pBdr>
        <w:tabs>
          <w:tab w:val="left" w:leader="none" w:pos="1008"/>
        </w:tabs>
        <w:spacing w:before="121" w:lineRule="auto"/>
        <w:ind w:left="1007" w:right="168" w:hanging="360"/>
        <w:jc w:val="both"/>
        <w:rPr>
          <w:color w:val="000000"/>
        </w:rPr>
      </w:pPr>
      <w:r w:rsidDel="00000000" w:rsidR="00000000" w:rsidRPr="00000000">
        <w:rPr>
          <w:color w:val="000000"/>
          <w:rtl w:val="0"/>
        </w:rPr>
        <w:t xml:space="preserve">Yêu cầu tăng số lượng các buổi giám sát tác giả như Điều 7 Hợp đồng này.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720" w:right="16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ind w:hanging="100"/>
        <w:rPr>
          <w:sz w:val="22"/>
          <w:szCs w:val="22"/>
        </w:rPr>
      </w:pPr>
      <w:r w:rsidDel="00000000" w:rsidR="00000000" w:rsidRPr="00000000">
        <w:rPr>
          <w:sz w:val="22"/>
          <w:szCs w:val="22"/>
          <w:rtl w:val="0"/>
        </w:rPr>
        <w:t xml:space="preserve">ĐIỀU 3. THANH TOÁN</w:t>
      </w:r>
    </w:p>
    <w:p w:rsidR="00000000" w:rsidDel="00000000" w:rsidP="00000000" w:rsidRDefault="00000000" w:rsidRPr="00000000" w14:paraId="000000AB">
      <w:pPr>
        <w:spacing w:after="34" w:before="104" w:lineRule="auto"/>
        <w:rPr/>
      </w:pPr>
      <w:r w:rsidDel="00000000" w:rsidR="00000000" w:rsidRPr="00000000">
        <w:rPr>
          <w:rtl w:val="0"/>
        </w:rPr>
        <w:t xml:space="preserve">Chủ Đầu Tư thanh toán giá trị Hợp đồng cho </w:t>
      </w:r>
      <w:r w:rsidDel="00000000" w:rsidR="00000000" w:rsidRPr="00000000">
        <w:rPr>
          <w:color w:val="000000"/>
          <w:rtl w:val="0"/>
        </w:rPr>
        <w:t xml:space="preserve">Đơn vị thiết kế</w:t>
      </w:r>
      <w:r w:rsidDel="00000000" w:rsidR="00000000" w:rsidRPr="00000000">
        <w:rPr>
          <w:rtl w:val="0"/>
        </w:rPr>
        <w:t xml:space="preserve"> theo các đợt sau:</w:t>
      </w:r>
    </w:p>
    <w:tbl>
      <w:tblPr>
        <w:tblStyle w:val="Table2"/>
        <w:tblW w:w="9117.0" w:type="dxa"/>
        <w:jc w:val="left"/>
        <w:tblInd w:w="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2"/>
        <w:gridCol w:w="4011"/>
        <w:gridCol w:w="1165"/>
        <w:gridCol w:w="3379"/>
        <w:tblGridChange w:id="0">
          <w:tblGrid>
            <w:gridCol w:w="562"/>
            <w:gridCol w:w="4011"/>
            <w:gridCol w:w="1165"/>
            <w:gridCol w:w="3379"/>
          </w:tblGrid>
        </w:tblGridChange>
      </w:tblGrid>
      <w:tr>
        <w:trPr>
          <w:cantSplit w:val="0"/>
          <w:trHeight w:val="265" w:hRule="atLeast"/>
          <w:tblHeader w:val="0"/>
        </w:trPr>
        <w:tc>
          <w:tcPr>
            <w:vMerge w:val="restart"/>
            <w:shd w:fill="f2f2f2" w:val="clea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45" w:lineRule="auto"/>
              <w:ind w:left="119" w:firstLine="0"/>
              <w:rPr>
                <w:b w:val="1"/>
                <w:bCs w:val="1"/>
                <w:color w:val="000000"/>
              </w:rPr>
            </w:pPr>
            <w:r w:rsidDel="00000000" w:rsidR="00000000" w:rsidRPr="00000000">
              <w:rPr>
                <w:b w:val="1"/>
                <w:bCs w:val="1"/>
                <w:color w:val="000000"/>
                <w:rtl w:val="0"/>
              </w:rPr>
              <w:t xml:space="preserve">Đợt</w:t>
            </w:r>
          </w:p>
        </w:tc>
        <w:tc>
          <w:tcPr>
            <w:vMerge w:val="restart"/>
            <w:shd w:fill="f2f2f2" w:val="clea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45" w:lineRule="auto"/>
              <w:ind w:left="1578" w:right="1549" w:firstLine="0"/>
              <w:jc w:val="center"/>
              <w:rPr>
                <w:b w:val="1"/>
                <w:bCs w:val="1"/>
                <w:color w:val="000000"/>
              </w:rPr>
            </w:pPr>
            <w:r w:rsidDel="00000000" w:rsidR="00000000" w:rsidRPr="00000000">
              <w:rPr>
                <w:b w:val="1"/>
                <w:bCs w:val="1"/>
                <w:color w:val="000000"/>
                <w:rtl w:val="0"/>
              </w:rPr>
              <w:t xml:space="preserve">Nội dung</w:t>
            </w:r>
          </w:p>
        </w:tc>
        <w:tc>
          <w:tcPr>
            <w:shd w:fill="f2f2f2" w:val="cle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1" w:lineRule="auto"/>
              <w:ind w:left="56" w:right="26" w:firstLine="0"/>
              <w:jc w:val="center"/>
              <w:rPr>
                <w:b w:val="1"/>
                <w:bCs w:val="1"/>
                <w:color w:val="000000"/>
              </w:rPr>
            </w:pPr>
            <w:r w:rsidDel="00000000" w:rsidR="00000000" w:rsidRPr="00000000">
              <w:rPr>
                <w:b w:val="1"/>
                <w:bCs w:val="1"/>
                <w:color w:val="000000"/>
                <w:rtl w:val="0"/>
              </w:rPr>
              <w:t xml:space="preserve">T-Toán</w:t>
            </w:r>
          </w:p>
        </w:tc>
        <w:tc>
          <w:tcPr>
            <w:vMerge w:val="restart"/>
            <w:shd w:fill="f2f2f2"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1" w:lineRule="auto"/>
              <w:ind w:left="1210" w:right="-10" w:hanging="1080"/>
              <w:jc w:val="center"/>
              <w:rPr>
                <w:b w:val="1"/>
                <w:bCs w:val="1"/>
                <w:color w:val="000000"/>
              </w:rPr>
            </w:pPr>
            <w:r w:rsidDel="00000000" w:rsidR="00000000" w:rsidRPr="00000000">
              <w:rPr>
                <w:b w:val="1"/>
                <w:bCs w:val="1"/>
                <w:color w:val="000000"/>
                <w:rtl w:val="0"/>
              </w:rPr>
              <w:t xml:space="preserve">Số tiền</w:t>
            </w:r>
          </w:p>
        </w:tc>
      </w:tr>
      <w:tr>
        <w:trPr>
          <w:cantSplit w:val="0"/>
          <w:trHeight w:val="265" w:hRule="atLeast"/>
          <w:tblHeader w:val="0"/>
        </w:trPr>
        <w:tc>
          <w:tcPr>
            <w:vMerge w:val="continue"/>
            <w:shd w:fill="f2f2f2"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f2f2f2"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shd w:fill="f2f2f2" w:val="cle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1" w:lineRule="auto"/>
              <w:ind w:left="56" w:right="27" w:firstLine="0"/>
              <w:jc w:val="center"/>
              <w:rPr>
                <w:b w:val="1"/>
                <w:bCs w:val="1"/>
                <w:color w:val="000000"/>
              </w:rPr>
            </w:pPr>
            <w:r w:rsidDel="00000000" w:rsidR="00000000" w:rsidRPr="00000000">
              <w:rPr>
                <w:b w:val="1"/>
                <w:bCs w:val="1"/>
                <w:color w:val="000000"/>
                <w:rtl w:val="0"/>
              </w:rPr>
              <w:t xml:space="preserve">(% GTHĐ)</w:t>
            </w:r>
          </w:p>
        </w:tc>
        <w:tc>
          <w:tcPr>
            <w:vMerge w:val="continue"/>
            <w:shd w:fill="f2f2f2"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73" w:lineRule="auto"/>
              <w:ind w:left="31" w:firstLine="0"/>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66" w:lineRule="auto"/>
              <w:ind w:left="32" w:firstLine="0"/>
              <w:rPr>
                <w:color w:val="000000"/>
              </w:rPr>
            </w:pPr>
            <w:r w:rsidDel="00000000" w:rsidR="00000000" w:rsidRPr="00000000">
              <w:rPr>
                <w:color w:val="000000"/>
                <w:rtl w:val="0"/>
              </w:rPr>
              <w:t xml:space="preserve">Ngay khi ký Hợp đồng.</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73" w:lineRule="auto"/>
              <w:ind w:left="55" w:right="27" w:firstLine="0"/>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64" w:lineRule="auto"/>
              <w:ind w:left="1546" w:right="1152" w:firstLine="0"/>
              <w:jc w:val="right"/>
              <w:rPr>
                <w:b w:val="1"/>
                <w:bCs w:val="1"/>
                <w:color w:val="000000"/>
              </w:rPr>
            </w:pPr>
            <w:r w:rsidDel="00000000" w:rsidR="00000000" w:rsidRPr="00000000">
              <w:rPr>
                <w:b w:val="1"/>
                <w:bCs w:val="1"/>
                <w:color w:val="000000"/>
                <w:rtl w:val="0"/>
              </w:rPr>
              <w:t xml:space="preserve"> đ</w:t>
            </w:r>
          </w:p>
        </w:tc>
      </w:tr>
      <w:tr>
        <w:trPr>
          <w:cantSplit w:val="0"/>
          <w:trHeight w:val="400" w:hRule="atLeast"/>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73" w:lineRule="auto"/>
              <w:ind w:left="31" w:firstLine="0"/>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66" w:lineRule="auto"/>
              <w:ind w:left="32" w:firstLine="0"/>
              <w:rPr>
                <w:color w:val="000000"/>
              </w:rPr>
            </w:pPr>
            <w:r w:rsidDel="00000000" w:rsidR="00000000" w:rsidRPr="00000000">
              <w:rPr>
                <w:color w:val="000000"/>
                <w:rtl w:val="0"/>
              </w:rPr>
              <w:t xml:space="preserve">Sau khi Đơn vị thiết kế khảo sát thực tế và triển khai công việc.</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73" w:lineRule="auto"/>
              <w:ind w:left="55" w:right="27" w:firstLine="0"/>
              <w:jc w:val="center"/>
              <w:rPr>
                <w:color w:val="000000"/>
              </w:rPr>
            </w:pPr>
            <w:r w:rsidDel="00000000" w:rsidR="00000000" w:rsidRPr="00000000">
              <w:rPr>
                <w:rtl w:val="0"/>
              </w:rPr>
              <w:t xml:space="preserve">1</w:t>
            </w:r>
            <w:r w:rsidDel="00000000" w:rsidR="00000000" w:rsidRPr="00000000">
              <w:rPr>
                <w:color w:val="000000"/>
                <w:rtl w:val="0"/>
              </w:rPr>
              <w:t xml:space="preserve">0%</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64" w:lineRule="auto"/>
              <w:ind w:left="1546" w:right="1152" w:firstLine="0"/>
              <w:jc w:val="right"/>
              <w:rPr>
                <w:b w:val="1"/>
                <w:bCs w:val="1"/>
                <w:color w:val="000000"/>
              </w:rPr>
            </w:pPr>
            <w:r w:rsidDel="00000000" w:rsidR="00000000" w:rsidRPr="00000000">
              <w:rPr>
                <w:b w:val="1"/>
                <w:bCs w:val="1"/>
                <w:color w:val="000000"/>
                <w:rtl w:val="0"/>
              </w:rPr>
              <w:t xml:space="preserve"> đ</w:t>
            </w:r>
          </w:p>
        </w:tc>
      </w:tr>
      <w:tr>
        <w:trPr>
          <w:cantSplit w:val="0"/>
          <w:trHeight w:val="620" w:hRule="atLeast"/>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84" w:lineRule="auto"/>
              <w:ind w:left="31" w:firstLine="0"/>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44" w:lineRule="auto"/>
              <w:ind w:left="32" w:firstLine="0"/>
              <w:rPr>
                <w:color w:val="000000"/>
              </w:rPr>
            </w:pPr>
            <w:r w:rsidDel="00000000" w:rsidR="00000000" w:rsidRPr="00000000">
              <w:rPr>
                <w:color w:val="000000"/>
                <w:rtl w:val="0"/>
              </w:rPr>
              <w:t xml:space="preserve">Ngay khi Đơn vị thiết kế bàn giao hồ sơ thiết kế kiến trúc đợt 01.</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84" w:lineRule="auto"/>
              <w:ind w:left="55" w:right="27" w:firstLine="0"/>
              <w:jc w:val="center"/>
              <w:rPr>
                <w:color w:val="000000"/>
              </w:rPr>
            </w:pPr>
            <w:r w:rsidDel="00000000" w:rsidR="00000000" w:rsidRPr="00000000">
              <w:rPr>
                <w:color w:val="000000"/>
                <w:rtl w:val="0"/>
              </w:rPr>
              <w:t xml:space="preserve">25%</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74" w:lineRule="auto"/>
              <w:ind w:left="1546" w:right="1152" w:firstLine="0"/>
              <w:jc w:val="right"/>
              <w:rPr>
                <w:b w:val="1"/>
                <w:bCs w:val="1"/>
                <w:color w:val="000000"/>
              </w:rPr>
            </w:pPr>
            <w:r w:rsidDel="00000000" w:rsidR="00000000" w:rsidRPr="00000000">
              <w:rPr>
                <w:b w:val="1"/>
                <w:bCs w:val="1"/>
                <w:color w:val="000000"/>
                <w:rtl w:val="0"/>
              </w:rPr>
              <w:t xml:space="preserve">đ</w:t>
            </w:r>
          </w:p>
        </w:tc>
      </w:tr>
      <w:tr>
        <w:trPr>
          <w:cantSplit w:val="0"/>
          <w:trHeight w:val="620" w:hRule="atLeast"/>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84" w:lineRule="auto"/>
              <w:ind w:left="31" w:firstLine="0"/>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44" w:lineRule="auto"/>
              <w:ind w:left="32" w:firstLine="0"/>
              <w:rPr>
                <w:color w:val="000000"/>
              </w:rPr>
            </w:pPr>
            <w:r w:rsidDel="00000000" w:rsidR="00000000" w:rsidRPr="00000000">
              <w:rPr>
                <w:color w:val="000000"/>
                <w:rtl w:val="0"/>
              </w:rPr>
              <w:t xml:space="preserve">Ngay khi Đơn vị thiết kế bàn giao hồ sơ phối cảnh thiết kế 3D nội thất đợt 01.</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84" w:lineRule="auto"/>
              <w:ind w:left="55" w:right="27" w:firstLine="0"/>
              <w:jc w:val="center"/>
              <w:rPr>
                <w:color w:val="000000"/>
              </w:rPr>
            </w:pPr>
            <w:r w:rsidDel="00000000" w:rsidR="00000000" w:rsidRPr="00000000">
              <w:rPr>
                <w:color w:val="000000"/>
                <w:rtl w:val="0"/>
              </w:rPr>
              <w:t xml:space="preserve">15%</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74" w:lineRule="auto"/>
              <w:ind w:left="1546" w:right="1152" w:firstLine="0"/>
              <w:jc w:val="right"/>
              <w:rPr>
                <w:b w:val="1"/>
                <w:bCs w:val="1"/>
                <w:color w:val="000000"/>
              </w:rPr>
            </w:pPr>
            <w:r w:rsidDel="00000000" w:rsidR="00000000" w:rsidRPr="00000000">
              <w:rPr>
                <w:b w:val="1"/>
                <w:bCs w:val="1"/>
                <w:color w:val="000000"/>
                <w:rtl w:val="0"/>
              </w:rPr>
              <w:t xml:space="preserve">đ</w:t>
            </w:r>
          </w:p>
        </w:tc>
      </w:tr>
      <w:tr>
        <w:trPr>
          <w:cantSplit w:val="0"/>
          <w:trHeight w:val="620" w:hRule="atLeast"/>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84" w:lineRule="auto"/>
              <w:ind w:left="31" w:firstLine="0"/>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44" w:lineRule="auto"/>
              <w:ind w:left="32" w:firstLine="0"/>
              <w:rPr>
                <w:color w:val="000000"/>
              </w:rPr>
            </w:pPr>
            <w:r w:rsidDel="00000000" w:rsidR="00000000" w:rsidRPr="00000000">
              <w:rPr>
                <w:color w:val="000000"/>
                <w:rtl w:val="0"/>
              </w:rPr>
              <w:t xml:space="preserve">Ngay khi Đơn vị thiết kế bàn giao toàn bộ hồ sơ thiết kế (đợt cuối).</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84" w:lineRule="auto"/>
              <w:ind w:left="55" w:right="27" w:firstLine="0"/>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74" w:lineRule="auto"/>
              <w:ind w:left="1546" w:right="1152" w:firstLine="0"/>
              <w:jc w:val="right"/>
              <w:rPr>
                <w:b w:val="1"/>
                <w:bCs w:val="1"/>
                <w:color w:val="000000"/>
              </w:rPr>
            </w:pPr>
            <w:r w:rsidDel="00000000" w:rsidR="00000000" w:rsidRPr="00000000">
              <w:rPr>
                <w:b w:val="1"/>
                <w:bCs w:val="1"/>
                <w:color w:val="000000"/>
                <w:rtl w:val="0"/>
              </w:rPr>
              <w:t xml:space="preserve">đ</w:t>
            </w:r>
          </w:p>
        </w:tc>
      </w:tr>
      <w:tr>
        <w:trPr>
          <w:cantSplit w:val="0"/>
          <w:trHeight w:val="620" w:hRule="atLeast"/>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84" w:lineRule="auto"/>
              <w:ind w:left="31" w:firstLine="0"/>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44" w:lineRule="auto"/>
              <w:ind w:left="32" w:firstLine="0"/>
              <w:rPr>
                <w:color w:val="000000"/>
              </w:rPr>
            </w:pPr>
            <w:r w:rsidDel="00000000" w:rsidR="00000000" w:rsidRPr="00000000">
              <w:rPr>
                <w:color w:val="000000"/>
                <w:rtl w:val="0"/>
              </w:rPr>
              <w:t xml:space="preserve">Sau khi Đơn vị thiết kế hoàn thành phần giám sát tác giả lần thứ </w:t>
            </w:r>
            <w:r w:rsidDel="00000000" w:rsidR="00000000" w:rsidRPr="00000000">
              <w:rPr>
                <w:rtl w:val="0"/>
              </w:rPr>
              <w:t xml:space="preserve">6</w:t>
            </w:r>
            <w:r w:rsidDel="00000000" w:rsidR="00000000" w:rsidRPr="00000000">
              <w:rPr>
                <w:color w:val="000000"/>
                <w:rtl w:val="0"/>
              </w:rPr>
              <w:t xml:space="preserve"> </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84" w:lineRule="auto"/>
              <w:ind w:left="55" w:right="27" w:firstLine="0"/>
              <w:jc w:val="center"/>
              <w:rPr>
                <w:color w:val="000000"/>
              </w:rPr>
            </w:pPr>
            <w:r w:rsidDel="00000000" w:rsidR="00000000" w:rsidRPr="00000000">
              <w:rPr>
                <w:rtl w:val="0"/>
              </w:rPr>
              <w:t xml:space="preserve">5</w:t>
            </w:r>
            <w:r w:rsidDel="00000000" w:rsidR="00000000" w:rsidRPr="00000000">
              <w:rPr>
                <w:color w:val="000000"/>
                <w:rtl w:val="0"/>
              </w:rPr>
              <w:t xml:space="preserve">%</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74" w:lineRule="auto"/>
              <w:ind w:left="1546" w:right="1152" w:firstLine="0"/>
              <w:jc w:val="right"/>
              <w:rPr>
                <w:b w:val="1"/>
                <w:bCs w:val="1"/>
                <w:color w:val="000000"/>
              </w:rPr>
            </w:pPr>
            <w:r w:rsidDel="00000000" w:rsidR="00000000" w:rsidRPr="00000000">
              <w:rPr>
                <w:b w:val="1"/>
                <w:bCs w:val="1"/>
                <w:color w:val="000000"/>
                <w:rtl w:val="0"/>
              </w:rPr>
              <w:t xml:space="preserve">đ</w:t>
            </w:r>
          </w:p>
        </w:tc>
      </w:tr>
      <w:tr>
        <w:trPr>
          <w:cantSplit w:val="0"/>
          <w:trHeight w:val="620" w:hRule="atLeast"/>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84" w:lineRule="auto"/>
              <w:ind w:left="31" w:firstLine="0"/>
              <w:jc w:val="center"/>
              <w:rPr>
                <w:color w:val="000000"/>
              </w:rPr>
            </w:pPr>
            <w:r w:rsidDel="00000000" w:rsidR="00000000" w:rsidRPr="00000000">
              <w:rPr>
                <w:color w:val="000000"/>
                <w:rtl w:val="0"/>
              </w:rPr>
              <w:t xml:space="preserve">7</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44" w:lineRule="auto"/>
              <w:ind w:left="32" w:firstLine="0"/>
              <w:rPr>
                <w:color w:val="000000"/>
              </w:rPr>
            </w:pPr>
            <w:r w:rsidDel="00000000" w:rsidR="00000000" w:rsidRPr="00000000">
              <w:rPr>
                <w:color w:val="000000"/>
                <w:rtl w:val="0"/>
              </w:rPr>
              <w:t xml:space="preserve">Sau khi Đơn vị thiết kế hoàn thành phần giám sát tác giả lần thứ </w:t>
            </w:r>
            <w:r w:rsidDel="00000000" w:rsidR="00000000" w:rsidRPr="00000000">
              <w:rPr>
                <w:rtl w:val="0"/>
              </w:rPr>
              <w:t xml:space="preserve">9</w:t>
            </w:r>
            <w:r w:rsidDel="00000000" w:rsidR="00000000" w:rsidRPr="00000000">
              <w:rPr>
                <w:color w:val="000000"/>
                <w:rtl w:val="0"/>
              </w:rPr>
              <w:t xml:space="preserve"> (lần cuối)</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184" w:lineRule="auto"/>
              <w:ind w:left="55" w:right="27" w:firstLine="0"/>
              <w:jc w:val="center"/>
              <w:rPr>
                <w:color w:val="000000"/>
              </w:rPr>
            </w:pPr>
            <w:r w:rsidDel="00000000" w:rsidR="00000000" w:rsidRPr="00000000">
              <w:rPr>
                <w:rtl w:val="0"/>
              </w:rPr>
              <w:t xml:space="preserve">5</w:t>
            </w:r>
            <w:r w:rsidDel="00000000" w:rsidR="00000000" w:rsidRPr="00000000">
              <w:rPr>
                <w:color w:val="000000"/>
                <w:rtl w:val="0"/>
              </w:rPr>
              <w:t xml:space="preserve">%</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74" w:lineRule="auto"/>
              <w:ind w:left="1546" w:right="1152" w:firstLine="0"/>
              <w:jc w:val="right"/>
              <w:rPr>
                <w:b w:val="1"/>
                <w:bCs w:val="1"/>
                <w:color w:val="000000"/>
              </w:rPr>
            </w:pPr>
            <w:r w:rsidDel="00000000" w:rsidR="00000000" w:rsidRPr="00000000">
              <w:rPr>
                <w:b w:val="1"/>
                <w:bCs w:val="1"/>
                <w:color w:val="000000"/>
                <w:rtl w:val="0"/>
              </w:rPr>
              <w:t xml:space="preserve">đ</w:t>
            </w:r>
          </w:p>
        </w:tc>
      </w:tr>
      <w:tr>
        <w:trPr>
          <w:cantSplit w:val="0"/>
          <w:trHeight w:val="400" w:hRule="atLeast"/>
          <w:tblHeader w:val="0"/>
        </w:trPr>
        <w:tc>
          <w:tcPr/>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68" w:lineRule="auto"/>
              <w:ind w:left="32" w:firstLine="0"/>
              <w:rPr>
                <w:b w:val="1"/>
                <w:bCs w:val="1"/>
                <w:color w:val="000000"/>
              </w:rPr>
            </w:pPr>
            <w:r w:rsidDel="00000000" w:rsidR="00000000" w:rsidRPr="00000000">
              <w:rPr>
                <w:b w:val="1"/>
                <w:bCs w:val="1"/>
                <w:color w:val="000000"/>
                <w:rtl w:val="0"/>
              </w:rPr>
              <w:t xml:space="preserve">TỔNG GIÁ TRỊ HỢP ĐỒNG:</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78" w:lineRule="auto"/>
              <w:ind w:left="52" w:right="27" w:firstLine="0"/>
              <w:jc w:val="center"/>
              <w:rPr>
                <w:b w:val="1"/>
                <w:bCs w:val="1"/>
                <w:color w:val="000000"/>
              </w:rPr>
            </w:pPr>
            <w:r w:rsidDel="00000000" w:rsidR="00000000" w:rsidRPr="00000000">
              <w:rPr>
                <w:b w:val="1"/>
                <w:bCs w:val="1"/>
                <w:color w:val="000000"/>
                <w:rtl w:val="0"/>
              </w:rPr>
              <w:t xml:space="preserve">100%</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64" w:lineRule="auto"/>
              <w:ind w:left="1547" w:right="1152" w:firstLine="0"/>
              <w:jc w:val="right"/>
              <w:rPr>
                <w:b w:val="1"/>
                <w:bCs w:val="1"/>
                <w:color w:val="000000"/>
              </w:rPr>
            </w:pPr>
            <w:r w:rsidDel="00000000" w:rsidR="00000000" w:rsidRPr="00000000">
              <w:rPr>
                <w:b w:val="1"/>
                <w:bCs w:val="1"/>
                <w:color w:val="000000"/>
                <w:rtl w:val="0"/>
              </w:rPr>
              <w:t xml:space="preserve">đ</w:t>
            </w:r>
          </w:p>
        </w:tc>
      </w:tr>
    </w:tbl>
    <w:p w:rsidR="00000000" w:rsidDel="00000000" w:rsidP="00000000" w:rsidRDefault="00000000" w:rsidRPr="00000000" w14:paraId="000000D4">
      <w:pPr>
        <w:widowControl w:val="1"/>
        <w:numPr>
          <w:ilvl w:val="1"/>
          <w:numId w:val="10"/>
        </w:numPr>
        <w:tabs>
          <w:tab w:val="left" w:leader="none" w:pos="1530"/>
        </w:tabs>
        <w:spacing w:before="60" w:lineRule="auto"/>
        <w:ind w:left="360" w:hanging="360"/>
        <w:jc w:val="both"/>
        <w:rPr/>
      </w:pPr>
      <w:r w:rsidDel="00000000" w:rsidR="00000000" w:rsidRPr="00000000">
        <w:rPr>
          <w:rtl w:val="0"/>
        </w:rPr>
        <w:t xml:space="preserve">Phương thức thanh toán: tiền mặt hoặc chuyển khoản. Thông tin tài khoản thụ hưởng:…………………….</w:t>
      </w:r>
    </w:p>
    <w:p w:rsidR="00000000" w:rsidDel="00000000" w:rsidP="00000000" w:rsidRDefault="00000000" w:rsidRPr="00000000" w14:paraId="000000D5">
      <w:pPr>
        <w:widowControl w:val="1"/>
        <w:numPr>
          <w:ilvl w:val="1"/>
          <w:numId w:val="10"/>
        </w:numPr>
        <w:tabs>
          <w:tab w:val="left" w:leader="none" w:pos="1530"/>
        </w:tabs>
        <w:spacing w:before="60" w:lineRule="auto"/>
        <w:ind w:left="360" w:hanging="360"/>
        <w:jc w:val="both"/>
        <w:rPr/>
      </w:pPr>
      <w:r w:rsidDel="00000000" w:rsidR="00000000" w:rsidRPr="00000000">
        <w:rPr>
          <w:color w:val="000000"/>
          <w:rtl w:val="0"/>
        </w:rPr>
        <w:t xml:space="preserve">Sau 05 (năm) ngày làm việc kể từ ngày ấn định thanh toán của từng đợt thanh toán, nếu Chủ Đầu Tư vẫn chưa hoàn tất thực hiện nghĩa vụ thanh toán, thì Chủ Đầu Tư phải trả lãi do chậm trả tiền theo lãi suất 1%/ngày trên tổng số tiền chậm thanh toán đối với mỗi ngày trễ hạn.</w:t>
      </w:r>
      <w:r w:rsidDel="00000000" w:rsidR="00000000" w:rsidRPr="00000000">
        <w:rPr>
          <w:rtl w:val="0"/>
        </w:rPr>
      </w:r>
    </w:p>
    <w:p w:rsidR="00000000" w:rsidDel="00000000" w:rsidP="00000000" w:rsidRDefault="00000000" w:rsidRPr="00000000" w14:paraId="000000D6">
      <w:pPr>
        <w:widowControl w:val="1"/>
        <w:tabs>
          <w:tab w:val="left" w:leader="none" w:pos="1530"/>
        </w:tabs>
        <w:spacing w:before="60" w:lineRule="auto"/>
        <w:jc w:val="both"/>
        <w:rPr>
          <w:color w:val="000000"/>
        </w:rPr>
      </w:pPr>
      <w:r w:rsidDel="00000000" w:rsidR="00000000" w:rsidRPr="00000000">
        <w:rPr>
          <w:rtl w:val="0"/>
        </w:rPr>
      </w:r>
    </w:p>
    <w:p w:rsidR="00000000" w:rsidDel="00000000" w:rsidP="00000000" w:rsidRDefault="00000000" w:rsidRPr="00000000" w14:paraId="000000D7">
      <w:pPr>
        <w:pStyle w:val="Heading2"/>
        <w:ind w:firstLine="0"/>
        <w:rPr>
          <w:sz w:val="22"/>
          <w:szCs w:val="22"/>
        </w:rPr>
      </w:pPr>
      <w:r w:rsidDel="00000000" w:rsidR="00000000" w:rsidRPr="00000000">
        <w:rPr>
          <w:sz w:val="22"/>
          <w:szCs w:val="22"/>
          <w:rtl w:val="0"/>
        </w:rPr>
        <w:t xml:space="preserve">ĐIỀU 4. THỜI HẠN THỰC HIỆN CÔNG VIỆC</w:t>
      </w:r>
    </w:p>
    <w:p w:rsidR="00000000" w:rsidDel="00000000" w:rsidP="00000000" w:rsidRDefault="00000000" w:rsidRPr="00000000" w14:paraId="000000D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8"/>
        </w:tabs>
        <w:spacing w:after="0" w:before="119" w:line="240" w:lineRule="auto"/>
        <w:ind w:left="459"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Trình tự triển khai công việc như sau:</w:t>
      </w:r>
    </w:p>
    <w:p w:rsidR="00000000" w:rsidDel="00000000" w:rsidP="00000000" w:rsidRDefault="00000000" w:rsidRPr="00000000" w14:paraId="000000D9">
      <w:pPr>
        <w:widowControl w:val="1"/>
        <w:numPr>
          <w:ilvl w:val="1"/>
          <w:numId w:val="10"/>
        </w:numPr>
        <w:tabs>
          <w:tab w:val="left" w:leader="none" w:pos="1530"/>
        </w:tabs>
        <w:spacing w:before="60" w:lineRule="auto"/>
        <w:ind w:left="990" w:hanging="360"/>
        <w:jc w:val="both"/>
        <w:rPr>
          <w:b w:val="1"/>
          <w:bCs w:val="1"/>
        </w:rPr>
      </w:pPr>
      <w:r w:rsidDel="00000000" w:rsidR="00000000" w:rsidRPr="00000000">
        <w:rPr>
          <w:b w:val="1"/>
          <w:bCs w:val="1"/>
          <w:u w:val="single"/>
          <w:rtl w:val="0"/>
        </w:rPr>
        <w:t xml:space="preserve">Giai đoạn 1</w:t>
      </w:r>
      <w:r w:rsidDel="00000000" w:rsidR="00000000" w:rsidRPr="00000000">
        <w:rPr>
          <w:b w:val="1"/>
          <w:bCs w:val="1"/>
          <w:rtl w:val="0"/>
        </w:rPr>
        <w:t xml:space="preserve">: Thiết kế cơ sở</w:t>
      </w:r>
    </w:p>
    <w:p w:rsidR="00000000" w:rsidDel="00000000" w:rsidP="00000000" w:rsidRDefault="00000000" w:rsidRPr="00000000" w14:paraId="000000DA">
      <w:pPr>
        <w:widowControl w:val="1"/>
        <w:numPr>
          <w:ilvl w:val="2"/>
          <w:numId w:val="10"/>
        </w:numPr>
        <w:tabs>
          <w:tab w:val="left" w:leader="none" w:pos="1530"/>
        </w:tabs>
        <w:spacing w:before="60" w:lineRule="auto"/>
        <w:ind w:left="1260" w:hanging="270"/>
        <w:jc w:val="both"/>
        <w:rPr/>
      </w:pPr>
      <w:r w:rsidDel="00000000" w:rsidR="00000000" w:rsidRPr="00000000">
        <w:rPr>
          <w:rtl w:val="0"/>
        </w:rPr>
        <w:t xml:space="preserve">Phương án thiết kế mặt bằng (2 - 3 phương án): </w:t>
      </w:r>
      <w:r w:rsidDel="00000000" w:rsidR="00000000" w:rsidRPr="00000000">
        <w:rPr>
          <w:b w:val="1"/>
          <w:bCs w:val="1"/>
          <w:rtl w:val="0"/>
        </w:rPr>
        <w:t xml:space="preserve">5 ngày</w:t>
      </w:r>
      <w:r w:rsidDel="00000000" w:rsidR="00000000" w:rsidRPr="00000000">
        <w:rPr>
          <w:rtl w:val="0"/>
        </w:rPr>
        <w:t xml:space="preserve"> làm việc.</w:t>
      </w:r>
    </w:p>
    <w:p w:rsidR="00000000" w:rsidDel="00000000" w:rsidP="00000000" w:rsidRDefault="00000000" w:rsidRPr="00000000" w14:paraId="000000DB">
      <w:pPr>
        <w:widowControl w:val="1"/>
        <w:numPr>
          <w:ilvl w:val="2"/>
          <w:numId w:val="10"/>
        </w:numPr>
        <w:tabs>
          <w:tab w:val="left" w:leader="none" w:pos="1530"/>
        </w:tabs>
        <w:spacing w:before="60" w:lineRule="auto"/>
        <w:ind w:left="1260" w:hanging="270"/>
        <w:jc w:val="both"/>
        <w:rPr/>
      </w:pPr>
      <w:r w:rsidDel="00000000" w:rsidR="00000000" w:rsidRPr="00000000">
        <w:rPr>
          <w:rtl w:val="0"/>
        </w:rPr>
        <w:t xml:space="preserve">Trình và thống nhất phương án mặt bằng: 1 ngày làm việc.</w:t>
      </w:r>
    </w:p>
    <w:p w:rsidR="00000000" w:rsidDel="00000000" w:rsidP="00000000" w:rsidRDefault="00000000" w:rsidRPr="00000000" w14:paraId="000000DC">
      <w:pPr>
        <w:widowControl w:val="1"/>
        <w:numPr>
          <w:ilvl w:val="2"/>
          <w:numId w:val="10"/>
        </w:numPr>
        <w:tabs>
          <w:tab w:val="left" w:leader="none" w:pos="1530"/>
        </w:tabs>
        <w:spacing w:before="60" w:lineRule="auto"/>
        <w:ind w:left="1260" w:hanging="270"/>
        <w:jc w:val="both"/>
        <w:rPr/>
      </w:pPr>
      <w:r w:rsidDel="00000000" w:rsidR="00000000" w:rsidRPr="00000000">
        <w:rPr>
          <w:rtl w:val="0"/>
        </w:rPr>
        <w:t xml:space="preserve">Điều chỉnh mặt bằng (nếu có): </w:t>
      </w:r>
      <w:r w:rsidDel="00000000" w:rsidR="00000000" w:rsidRPr="00000000">
        <w:rPr>
          <w:b w:val="1"/>
          <w:bCs w:val="1"/>
          <w:rtl w:val="0"/>
        </w:rPr>
        <w:t xml:space="preserve">2 ngày</w:t>
      </w:r>
      <w:r w:rsidDel="00000000" w:rsidR="00000000" w:rsidRPr="00000000">
        <w:rPr>
          <w:rtl w:val="0"/>
        </w:rPr>
        <w:t xml:space="preserve"> làm việc</w:t>
      </w:r>
    </w:p>
    <w:p w:rsidR="00000000" w:rsidDel="00000000" w:rsidP="00000000" w:rsidRDefault="00000000" w:rsidRPr="00000000" w14:paraId="000000DD">
      <w:pPr>
        <w:widowControl w:val="1"/>
        <w:numPr>
          <w:ilvl w:val="1"/>
          <w:numId w:val="10"/>
        </w:numPr>
        <w:tabs>
          <w:tab w:val="left" w:leader="none" w:pos="1530"/>
        </w:tabs>
        <w:spacing w:before="60" w:lineRule="auto"/>
        <w:ind w:left="990" w:hanging="360"/>
        <w:jc w:val="both"/>
        <w:rPr>
          <w:b w:val="1"/>
          <w:bCs w:val="1"/>
          <w:u w:val="single"/>
        </w:rPr>
      </w:pPr>
      <w:r w:rsidDel="00000000" w:rsidR="00000000" w:rsidRPr="00000000">
        <w:rPr>
          <w:b w:val="1"/>
          <w:bCs w:val="1"/>
          <w:u w:val="single"/>
          <w:rtl w:val="0"/>
        </w:rPr>
        <w:t xml:space="preserve">Giai đoạn 2: Thiết kế xin phép xây dựng</w:t>
      </w:r>
    </w:p>
    <w:p w:rsidR="00000000" w:rsidDel="00000000" w:rsidP="00000000" w:rsidRDefault="00000000" w:rsidRPr="00000000" w14:paraId="000000DE">
      <w:pPr>
        <w:widowControl w:val="1"/>
        <w:numPr>
          <w:ilvl w:val="2"/>
          <w:numId w:val="10"/>
        </w:numPr>
        <w:tabs>
          <w:tab w:val="left" w:leader="none" w:pos="1530"/>
        </w:tabs>
        <w:spacing w:before="60" w:lineRule="auto"/>
        <w:ind w:left="1260" w:hanging="270"/>
        <w:jc w:val="both"/>
        <w:rPr/>
      </w:pPr>
      <w:r w:rsidDel="00000000" w:rsidR="00000000" w:rsidRPr="00000000">
        <w:rPr>
          <w:rtl w:val="0"/>
        </w:rPr>
        <w:t xml:space="preserve">Gửi &amp; thống nhất thiết kế cùng đơn vị xin phép.</w:t>
      </w:r>
    </w:p>
    <w:p w:rsidR="00000000" w:rsidDel="00000000" w:rsidP="00000000" w:rsidRDefault="00000000" w:rsidRPr="00000000" w14:paraId="000000DF">
      <w:pPr>
        <w:widowControl w:val="1"/>
        <w:numPr>
          <w:ilvl w:val="2"/>
          <w:numId w:val="10"/>
        </w:numPr>
        <w:tabs>
          <w:tab w:val="left" w:leader="none" w:pos="1530"/>
        </w:tabs>
        <w:spacing w:before="60" w:lineRule="auto"/>
        <w:ind w:left="1260" w:hanging="270"/>
        <w:jc w:val="both"/>
        <w:rPr/>
      </w:pPr>
      <w:r w:rsidDel="00000000" w:rsidR="00000000" w:rsidRPr="00000000">
        <w:rPr>
          <w:rtl w:val="0"/>
        </w:rPr>
        <w:t xml:space="preserve">Điều chỉnh theo quy định cấp phép tại cơ quan sở tại (nếu có): Số ngày nhận được quyết định điều chỉnh phụ thuộc vào phản hồi của đơn vị xin phép.</w:t>
      </w:r>
    </w:p>
    <w:p w:rsidR="00000000" w:rsidDel="00000000" w:rsidP="00000000" w:rsidRDefault="00000000" w:rsidRPr="00000000" w14:paraId="000000E0">
      <w:pPr>
        <w:widowControl w:val="1"/>
        <w:numPr>
          <w:ilvl w:val="2"/>
          <w:numId w:val="10"/>
        </w:numPr>
        <w:tabs>
          <w:tab w:val="left" w:leader="none" w:pos="1530"/>
        </w:tabs>
        <w:spacing w:before="60" w:lineRule="auto"/>
        <w:ind w:left="1260" w:hanging="270"/>
        <w:jc w:val="both"/>
        <w:rPr/>
      </w:pPr>
      <w:r w:rsidDel="00000000" w:rsidR="00000000" w:rsidRPr="00000000">
        <w:rPr>
          <w:rtl w:val="0"/>
        </w:rPr>
        <w:t xml:space="preserve">Phương án phối cảnh mặt tiền &amp; nội thất tầng điển hình: </w:t>
      </w:r>
      <w:r w:rsidDel="00000000" w:rsidR="00000000" w:rsidRPr="00000000">
        <w:rPr>
          <w:b w:val="1"/>
          <w:bCs w:val="1"/>
          <w:rtl w:val="0"/>
        </w:rPr>
        <w:t xml:space="preserve">10 ngày</w:t>
      </w:r>
      <w:r w:rsidDel="00000000" w:rsidR="00000000" w:rsidRPr="00000000">
        <w:rPr>
          <w:rtl w:val="0"/>
        </w:rPr>
        <w:t xml:space="preserve"> làm việc.</w:t>
      </w:r>
    </w:p>
    <w:p w:rsidR="00000000" w:rsidDel="00000000" w:rsidP="00000000" w:rsidRDefault="00000000" w:rsidRPr="00000000" w14:paraId="000000E1">
      <w:pPr>
        <w:widowControl w:val="1"/>
        <w:numPr>
          <w:ilvl w:val="1"/>
          <w:numId w:val="10"/>
        </w:numPr>
        <w:tabs>
          <w:tab w:val="left" w:leader="none" w:pos="1530"/>
        </w:tabs>
        <w:spacing w:before="60" w:lineRule="auto"/>
        <w:ind w:left="990" w:hanging="360"/>
        <w:jc w:val="both"/>
        <w:rPr>
          <w:b w:val="1"/>
          <w:bCs w:val="1"/>
          <w:u w:val="single"/>
        </w:rPr>
      </w:pPr>
      <w:r w:rsidDel="00000000" w:rsidR="00000000" w:rsidRPr="00000000">
        <w:rPr>
          <w:b w:val="1"/>
          <w:bCs w:val="1"/>
          <w:u w:val="single"/>
          <w:rtl w:val="0"/>
        </w:rPr>
        <w:t xml:space="preserve">Giai đoạn 3: Thiết kế chi tiết</w:t>
      </w:r>
    </w:p>
    <w:p w:rsidR="00000000" w:rsidDel="00000000" w:rsidP="00000000" w:rsidRDefault="00000000" w:rsidRPr="00000000" w14:paraId="000000E2">
      <w:pPr>
        <w:widowControl w:val="1"/>
        <w:numPr>
          <w:ilvl w:val="2"/>
          <w:numId w:val="10"/>
        </w:numPr>
        <w:tabs>
          <w:tab w:val="left" w:leader="none" w:pos="1530"/>
        </w:tabs>
        <w:spacing w:before="60" w:lineRule="auto"/>
        <w:ind w:left="1260" w:hanging="270"/>
        <w:jc w:val="both"/>
        <w:rPr/>
      </w:pPr>
      <w:r w:rsidDel="00000000" w:rsidR="00000000" w:rsidRPr="00000000">
        <w:rPr>
          <w:rtl w:val="0"/>
        </w:rPr>
        <w:t xml:space="preserve">Khai triển hồ sơ kiến trúc: </w:t>
      </w:r>
      <w:r w:rsidDel="00000000" w:rsidR="00000000" w:rsidRPr="00000000">
        <w:rPr>
          <w:b w:val="1"/>
          <w:bCs w:val="1"/>
          <w:rtl w:val="0"/>
        </w:rPr>
        <w:t xml:space="preserve">15 ngày</w:t>
      </w:r>
      <w:r w:rsidDel="00000000" w:rsidR="00000000" w:rsidRPr="00000000">
        <w:rPr>
          <w:rtl w:val="0"/>
        </w:rPr>
        <w:t xml:space="preserve"> làm việc.</w:t>
      </w:r>
    </w:p>
    <w:p w:rsidR="00000000" w:rsidDel="00000000" w:rsidP="00000000" w:rsidRDefault="00000000" w:rsidRPr="00000000" w14:paraId="000000E3">
      <w:pPr>
        <w:widowControl w:val="1"/>
        <w:numPr>
          <w:ilvl w:val="2"/>
          <w:numId w:val="10"/>
        </w:numPr>
        <w:tabs>
          <w:tab w:val="left" w:leader="none" w:pos="1530"/>
        </w:tabs>
        <w:spacing w:before="60" w:lineRule="auto"/>
        <w:ind w:left="1260" w:hanging="270"/>
        <w:jc w:val="both"/>
        <w:rPr/>
      </w:pPr>
      <w:r w:rsidDel="00000000" w:rsidR="00000000" w:rsidRPr="00000000">
        <w:rPr>
          <w:rtl w:val="0"/>
        </w:rPr>
        <w:t xml:space="preserve">Khai triển hồ sơ kết cấu, điện, nước: </w:t>
      </w:r>
      <w:r w:rsidDel="00000000" w:rsidR="00000000" w:rsidRPr="00000000">
        <w:rPr>
          <w:b w:val="1"/>
          <w:bCs w:val="1"/>
          <w:rtl w:val="0"/>
        </w:rPr>
        <w:t xml:space="preserve">15 ngày</w:t>
      </w:r>
      <w:r w:rsidDel="00000000" w:rsidR="00000000" w:rsidRPr="00000000">
        <w:rPr>
          <w:rtl w:val="0"/>
        </w:rPr>
        <w:t xml:space="preserve"> làm việc. (sau hồ sơ kiến trúc). </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30"/>
        </w:tabs>
        <w:spacing w:after="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Tổng thời gian cho bộ hồ sơ hoàn thiện: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47 ngày làm việc,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bao gồm thời gian chỉnh sửa và chờ sự thống nhất của đơn vị xin phép xây dựng).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30"/>
        </w:tabs>
        <w:spacing w:after="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Chủ Đầu Tư được phép thay đổi 03 (ba) lần cho hạng mục thiết kế mặt bằng (layout), 03 (ba) lần cho phương án phối cảnh mặt tiền, 03 (ba) lần cho phương án phối cảnh nội thất. Nếu quá trình điều chỉnh nhiều hơn 09 (chín) lần, Chủ Đầu Tư phải thanh toán cho Đơn vị thiết kế số tiền 10% tổng giá trị Hợp đồng cho mỗi lần điều chỉnh (thay đổi ít hơn 30% so với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PHƯƠNG ÁN ĐÃ THỐNG NHẤT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8"/>
        </w:tabs>
        <w:spacing w:after="0" w:before="118" w:line="240" w:lineRule="auto"/>
        <w:ind w:left="459"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Tiến độ triển khai công việc của Đơn vị thiết kế</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được tính toán trên các cơ sở:</w:t>
      </w:r>
    </w:p>
    <w:p w:rsidR="00000000" w:rsidDel="00000000" w:rsidP="00000000" w:rsidRDefault="00000000" w:rsidRPr="00000000" w14:paraId="000000E7">
      <w:pPr>
        <w:widowControl w:val="1"/>
        <w:numPr>
          <w:ilvl w:val="1"/>
          <w:numId w:val="10"/>
        </w:numPr>
        <w:tabs>
          <w:tab w:val="left" w:leader="none" w:pos="1530"/>
        </w:tabs>
        <w:spacing w:before="60" w:lineRule="auto"/>
        <w:ind w:left="990" w:hanging="360"/>
        <w:jc w:val="both"/>
        <w:rPr/>
      </w:pPr>
      <w:r w:rsidDel="00000000" w:rsidR="00000000" w:rsidRPr="00000000">
        <w:rPr>
          <w:rtl w:val="0"/>
        </w:rPr>
        <w:t xml:space="preserve">Đơn vị thiết kế bắt đầu thực hiện thiết kế kể từ ngày Chủ Đầu Tư thanh toán khoản tiền Đợt 1 của Hợp đồng thiết kế, và bàn giao Giấy phép xây dựng hợp lệ.</w:t>
      </w:r>
    </w:p>
    <w:p w:rsidR="00000000" w:rsidDel="00000000" w:rsidP="00000000" w:rsidRDefault="00000000" w:rsidRPr="00000000" w14:paraId="000000E8">
      <w:pPr>
        <w:widowControl w:val="1"/>
        <w:numPr>
          <w:ilvl w:val="1"/>
          <w:numId w:val="10"/>
        </w:numPr>
        <w:tabs>
          <w:tab w:val="left" w:leader="none" w:pos="1530"/>
        </w:tabs>
        <w:spacing w:before="60" w:lineRule="auto"/>
        <w:ind w:left="990" w:hanging="360"/>
        <w:jc w:val="both"/>
        <w:rPr/>
      </w:pPr>
      <w:r w:rsidDel="00000000" w:rsidR="00000000" w:rsidRPr="00000000">
        <w:rPr>
          <w:rtl w:val="0"/>
        </w:rPr>
        <w:t xml:space="preserve">Không bao gồm thời gian chờ Chủ Đầu Tư kiểm tra, xét duyệt hồ sơ thiết kế hoặc thời gian tạm ngưng thực hiện Hợp đồng quy định tại Điều 9 Hợp đồng này.</w:t>
      </w:r>
    </w:p>
    <w:p w:rsidR="00000000" w:rsidDel="00000000" w:rsidP="00000000" w:rsidRDefault="00000000" w:rsidRPr="00000000" w14:paraId="000000E9">
      <w:pPr>
        <w:widowControl w:val="1"/>
        <w:numPr>
          <w:ilvl w:val="1"/>
          <w:numId w:val="10"/>
        </w:numPr>
        <w:tabs>
          <w:tab w:val="left" w:leader="none" w:pos="1530"/>
        </w:tabs>
        <w:spacing w:before="60" w:lineRule="auto"/>
        <w:ind w:left="990" w:hanging="360"/>
        <w:jc w:val="both"/>
        <w:rPr/>
      </w:pPr>
      <w:r w:rsidDel="00000000" w:rsidR="00000000" w:rsidRPr="00000000">
        <w:rPr>
          <w:rtl w:val="0"/>
        </w:rPr>
        <w:t xml:space="preserve">Không bao gồm thời gian diễn ra sự kiện bất khả kháng (thiên tai, dịch bệnh, chiến tranh, đình công, sự ngăn cấm hay thay đổi chính sách của các cơ quan có thẩm  quyền) dẫn đến việc </w:t>
      </w:r>
      <w:r w:rsidDel="00000000" w:rsidR="00000000" w:rsidRPr="00000000">
        <w:rPr>
          <w:color w:val="000000"/>
          <w:rtl w:val="0"/>
        </w:rPr>
        <w:t xml:space="preserve">Đơn vị thiết kế</w:t>
      </w:r>
      <w:r w:rsidDel="00000000" w:rsidR="00000000" w:rsidRPr="00000000">
        <w:rPr>
          <w:rtl w:val="0"/>
        </w:rPr>
        <w:t xml:space="preserve"> không thể thực hiện công việc theo Hợp đồng.</w:t>
      </w:r>
    </w:p>
    <w:p w:rsidR="00000000" w:rsidDel="00000000" w:rsidP="00000000" w:rsidRDefault="00000000" w:rsidRPr="00000000" w14:paraId="000000EA">
      <w:pPr>
        <w:widowControl w:val="1"/>
        <w:numPr>
          <w:ilvl w:val="1"/>
          <w:numId w:val="10"/>
        </w:numPr>
        <w:tabs>
          <w:tab w:val="left" w:leader="none" w:pos="1530"/>
        </w:tabs>
        <w:spacing w:before="60" w:lineRule="auto"/>
        <w:ind w:left="990" w:hanging="360"/>
        <w:jc w:val="both"/>
        <w:rPr>
          <w:u w:val="none"/>
        </w:rPr>
      </w:pPr>
      <w:r w:rsidDel="00000000" w:rsidR="00000000" w:rsidRPr="00000000">
        <w:rPr>
          <w:rtl w:val="0"/>
        </w:rPr>
        <w:t xml:space="preserve">Trong trường hợp Đơn vị thiết kế không hoàn thành công việc đúng tiến độ quy định tại Điều 4, sẽ chịu phạt 1% giá trị hợp đồng cho mỗi ngày chậm trễ, tổng mức phạt không quá 8% giá trị hợp đồng.</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2" w:lineRule="auto"/>
        <w:rPr>
          <w:color w:val="000000"/>
        </w:rPr>
      </w:pPr>
      <w:r w:rsidDel="00000000" w:rsidR="00000000" w:rsidRPr="00000000">
        <w:rPr>
          <w:rtl w:val="0"/>
        </w:rPr>
      </w:r>
    </w:p>
    <w:p w:rsidR="00000000" w:rsidDel="00000000" w:rsidP="00000000" w:rsidRDefault="00000000" w:rsidRPr="00000000" w14:paraId="000000EC">
      <w:pPr>
        <w:pStyle w:val="Heading2"/>
        <w:spacing w:before="1" w:lineRule="auto"/>
        <w:ind w:firstLine="0"/>
        <w:rPr>
          <w:sz w:val="22"/>
          <w:szCs w:val="22"/>
        </w:rPr>
      </w:pPr>
      <w:r w:rsidDel="00000000" w:rsidR="00000000" w:rsidRPr="00000000">
        <w:rPr>
          <w:sz w:val="22"/>
          <w:szCs w:val="22"/>
          <w:rtl w:val="0"/>
        </w:rPr>
        <w:t xml:space="preserve">ĐIỀU 5. QUYỀN VÀ NGHĨA VỤ CỦA CHỦ ĐẦU TƯ</w:t>
      </w:r>
    </w:p>
    <w:p w:rsidR="00000000" w:rsidDel="00000000" w:rsidP="00000000" w:rsidRDefault="00000000" w:rsidRPr="00000000" w14:paraId="000000E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48"/>
        </w:tabs>
        <w:spacing w:after="0" w:before="158" w:line="240" w:lineRule="auto"/>
        <w:ind w:left="459" w:right="163"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Yêu cầu Đơn vị thiết kế thực hiện công việc theo đúng nội dung, khối lượng, thời hạn quy định.</w:t>
      </w:r>
    </w:p>
    <w:p w:rsidR="00000000" w:rsidDel="00000000" w:rsidP="00000000" w:rsidRDefault="00000000" w:rsidRPr="00000000" w14:paraId="000000E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48"/>
        </w:tabs>
        <w:spacing w:after="0" w:before="119" w:line="240" w:lineRule="auto"/>
        <w:ind w:left="459"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Chủ đầu tư có quyền kiểm tra và giám sát tiến độ, chất lượng công việc của Đơn vị thiết kế trong suốt quá trình thực hiện hợp đồng. Đơn vị thiết kế có trách nhiệm tạo điều kiện thuận lợi cho việc kiểm tra và giám sát này.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numPr>
          <w:ilvl w:val="1"/>
          <w:numId w:val="3"/>
        </w:numPr>
        <w:pBdr>
          <w:top w:space="0" w:sz="0" w:val="nil"/>
          <w:left w:space="0" w:sz="0" w:val="nil"/>
          <w:bottom w:space="0" w:sz="0" w:val="nil"/>
          <w:right w:space="0" w:sz="0" w:val="nil"/>
          <w:between w:space="0" w:sz="0" w:val="nil"/>
        </w:pBdr>
        <w:tabs>
          <w:tab w:val="left" w:leader="none" w:pos="648"/>
        </w:tabs>
        <w:spacing w:before="161" w:lineRule="auto"/>
        <w:ind w:left="459" w:right="169" w:hanging="360"/>
        <w:jc w:val="both"/>
        <w:rPr>
          <w:color w:val="000000"/>
        </w:rPr>
      </w:pPr>
      <w:r w:rsidDel="00000000" w:rsidR="00000000" w:rsidRPr="00000000">
        <w:rPr>
          <w:color w:val="000000"/>
          <w:rtl w:val="0"/>
        </w:rPr>
        <w:t xml:space="preserve"> Yêu cầu Đơn vị thiết kế chỉnh sửa, bổ sung hồ sơ thiết kế theo nhu cầu thực tế hoặc để khắc phục các sai sót của Đơn vị thiết kế trong phạm vi Hợp đồng.</w:t>
      </w:r>
    </w:p>
    <w:p w:rsidR="00000000" w:rsidDel="00000000" w:rsidP="00000000" w:rsidRDefault="00000000" w:rsidRPr="00000000" w14:paraId="000000F0">
      <w:pPr>
        <w:numPr>
          <w:ilvl w:val="1"/>
          <w:numId w:val="3"/>
        </w:numPr>
        <w:pBdr>
          <w:top w:space="0" w:sz="0" w:val="nil"/>
          <w:left w:space="0" w:sz="0" w:val="nil"/>
          <w:bottom w:space="0" w:sz="0" w:val="nil"/>
          <w:right w:space="0" w:sz="0" w:val="nil"/>
          <w:between w:space="0" w:sz="0" w:val="nil"/>
        </w:pBdr>
        <w:tabs>
          <w:tab w:val="left" w:leader="none" w:pos="648"/>
        </w:tabs>
        <w:spacing w:before="161" w:lineRule="auto"/>
        <w:ind w:left="459" w:right="168" w:hanging="360"/>
        <w:jc w:val="both"/>
        <w:rPr>
          <w:color w:val="000000"/>
        </w:rPr>
      </w:pPr>
      <w:r w:rsidDel="00000000" w:rsidR="00000000" w:rsidRPr="00000000">
        <w:rPr>
          <w:color w:val="000000"/>
          <w:rtl w:val="0"/>
        </w:rPr>
        <w:t xml:space="preserve"> Chuẩn bị và bàn giao tất cả tài liệu pháp lý, kỹ thuật và các tài liệu cần thiết khác để chỉ dẫn cho Đơn vị thiết kế thực hiện công việc theo phạm vi Hợp đồng.</w:t>
      </w:r>
    </w:p>
    <w:p w:rsidR="00000000" w:rsidDel="00000000" w:rsidP="00000000" w:rsidRDefault="00000000" w:rsidRPr="00000000" w14:paraId="000000F1">
      <w:pPr>
        <w:numPr>
          <w:ilvl w:val="1"/>
          <w:numId w:val="3"/>
        </w:numPr>
        <w:pBdr>
          <w:top w:space="0" w:sz="0" w:val="nil"/>
          <w:left w:space="0" w:sz="0" w:val="nil"/>
          <w:bottom w:space="0" w:sz="0" w:val="nil"/>
          <w:right w:space="0" w:sz="0" w:val="nil"/>
          <w:between w:space="0" w:sz="0" w:val="nil"/>
        </w:pBdr>
        <w:tabs>
          <w:tab w:val="left" w:leader="none" w:pos="648"/>
        </w:tabs>
        <w:spacing w:before="161" w:lineRule="auto"/>
        <w:ind w:left="459" w:right="169" w:hanging="360"/>
        <w:jc w:val="both"/>
        <w:rPr>
          <w:color w:val="000000"/>
        </w:rPr>
      </w:pPr>
      <w:r w:rsidDel="00000000" w:rsidR="00000000" w:rsidRPr="00000000">
        <w:rPr>
          <w:color w:val="000000"/>
          <w:rtl w:val="0"/>
        </w:rPr>
        <w:t xml:space="preserve"> Kiểm tra, ký duyệt hồ sơ thiết kế hoặc phê duyệt đề xuất thay đổi thiết kế trong thời gian quy định. Trường hợp Chủ Đầu Tư không có ý kiến, hoặc không phản hồi bằng văn bản trong thời hạn trên, thì xem như Chủ Đầu Tư đã phê duyệt bước thiết kế đó.</w:t>
      </w:r>
    </w:p>
    <w:p w:rsidR="00000000" w:rsidDel="00000000" w:rsidP="00000000" w:rsidRDefault="00000000" w:rsidRPr="00000000" w14:paraId="000000F2">
      <w:pPr>
        <w:numPr>
          <w:ilvl w:val="1"/>
          <w:numId w:val="3"/>
        </w:numPr>
        <w:pBdr>
          <w:top w:space="0" w:sz="0" w:val="nil"/>
          <w:left w:space="0" w:sz="0" w:val="nil"/>
          <w:bottom w:space="0" w:sz="0" w:val="nil"/>
          <w:right w:space="0" w:sz="0" w:val="nil"/>
          <w:between w:space="0" w:sz="0" w:val="nil"/>
        </w:pBdr>
        <w:tabs>
          <w:tab w:val="left" w:leader="none" w:pos="648"/>
        </w:tabs>
        <w:spacing w:before="164" w:lineRule="auto"/>
        <w:ind w:left="459" w:right="165" w:hanging="360"/>
        <w:jc w:val="both"/>
        <w:rPr>
          <w:color w:val="000000"/>
        </w:rPr>
      </w:pPr>
      <w:r w:rsidDel="00000000" w:rsidR="00000000" w:rsidRPr="00000000">
        <w:rPr>
          <w:color w:val="000000"/>
          <w:rtl w:val="0"/>
        </w:rPr>
        <w:t xml:space="preserve"> Ký duyệt từng trang trên hồ sơ thiết kế đợt cuối.</w:t>
      </w:r>
    </w:p>
    <w:p w:rsidR="00000000" w:rsidDel="00000000" w:rsidP="00000000" w:rsidRDefault="00000000" w:rsidRPr="00000000" w14:paraId="000000F3">
      <w:pPr>
        <w:numPr>
          <w:ilvl w:val="1"/>
          <w:numId w:val="3"/>
        </w:numPr>
        <w:pBdr>
          <w:top w:space="0" w:sz="0" w:val="nil"/>
          <w:left w:space="0" w:sz="0" w:val="nil"/>
          <w:bottom w:space="0" w:sz="0" w:val="nil"/>
          <w:right w:space="0" w:sz="0" w:val="nil"/>
          <w:between w:space="0" w:sz="0" w:val="nil"/>
        </w:pBdr>
        <w:tabs>
          <w:tab w:val="left" w:leader="none" w:pos="648"/>
        </w:tabs>
        <w:spacing w:before="118" w:lineRule="auto"/>
        <w:ind w:left="459" w:hanging="360"/>
        <w:jc w:val="both"/>
        <w:rPr>
          <w:color w:val="000000"/>
        </w:rPr>
      </w:pPr>
      <w:r w:rsidDel="00000000" w:rsidR="00000000" w:rsidRPr="00000000">
        <w:rPr>
          <w:color w:val="000000"/>
          <w:rtl w:val="0"/>
        </w:rPr>
        <w:t xml:space="preserve"> Tạo điều kiện để Đơn vị thiết kế thực hiện giám sát thiết kế và bảo vệ quyền tác giả.</w:t>
      </w:r>
    </w:p>
    <w:p w:rsidR="00000000" w:rsidDel="00000000" w:rsidP="00000000" w:rsidRDefault="00000000" w:rsidRPr="00000000" w14:paraId="000000F4">
      <w:pPr>
        <w:numPr>
          <w:ilvl w:val="1"/>
          <w:numId w:val="3"/>
        </w:numPr>
        <w:pBdr>
          <w:top w:space="0" w:sz="0" w:val="nil"/>
          <w:left w:space="0" w:sz="0" w:val="nil"/>
          <w:bottom w:space="0" w:sz="0" w:val="nil"/>
          <w:right w:space="0" w:sz="0" w:val="nil"/>
          <w:between w:space="0" w:sz="0" w:val="nil"/>
        </w:pBdr>
        <w:tabs>
          <w:tab w:val="left" w:leader="none" w:pos="648"/>
        </w:tabs>
        <w:spacing w:before="163" w:lineRule="auto"/>
        <w:ind w:left="459" w:hanging="360"/>
        <w:jc w:val="both"/>
        <w:rPr>
          <w:color w:val="000000"/>
        </w:rPr>
      </w:pPr>
      <w:r w:rsidDel="00000000" w:rsidR="00000000" w:rsidRPr="00000000">
        <w:rPr>
          <w:color w:val="000000"/>
          <w:rtl w:val="0"/>
        </w:rPr>
        <w:t xml:space="preserve"> Thanh toán cho Đơn vị thiết kế đầy đủ và đúng tiến độ quy định tại Điều 3 của Hợp đồng này.</w:t>
      </w:r>
    </w:p>
    <w:p w:rsidR="00000000" w:rsidDel="00000000" w:rsidP="00000000" w:rsidRDefault="00000000" w:rsidRPr="00000000" w14:paraId="000000F5">
      <w:pPr>
        <w:numPr>
          <w:ilvl w:val="1"/>
          <w:numId w:val="3"/>
        </w:numPr>
        <w:pBdr>
          <w:top w:space="0" w:sz="0" w:val="nil"/>
          <w:left w:space="0" w:sz="0" w:val="nil"/>
          <w:bottom w:space="0" w:sz="0" w:val="nil"/>
          <w:right w:space="0" w:sz="0" w:val="nil"/>
          <w:between w:space="0" w:sz="0" w:val="nil"/>
        </w:pBdr>
        <w:tabs>
          <w:tab w:val="left" w:leader="none" w:pos="648"/>
        </w:tabs>
        <w:spacing w:before="163" w:lineRule="auto"/>
        <w:ind w:left="459" w:hanging="360"/>
        <w:jc w:val="both"/>
        <w:rPr>
          <w:u w:val="none"/>
        </w:rPr>
      </w:pPr>
      <w:r w:rsidDel="00000000" w:rsidR="00000000" w:rsidRPr="00000000">
        <w:rPr>
          <w:rtl w:val="0"/>
        </w:rPr>
        <w:t xml:space="preserve">Sau khi Chủ đầu tư thanh toán đầy đủ giá trị hợp đồng, Chủ đầu tư có toàn quyền sử dụng bản vẽ thiết kế cho mục đích xây dựng và các mục đích liên quan khác mà không bị hạn chế.</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10" w:lineRule="auto"/>
        <w:rPr>
          <w:color w:val="000000"/>
        </w:rPr>
      </w:pPr>
      <w:r w:rsidDel="00000000" w:rsidR="00000000" w:rsidRPr="00000000">
        <w:rPr>
          <w:rtl w:val="0"/>
        </w:rPr>
      </w:r>
    </w:p>
    <w:p w:rsidR="00000000" w:rsidDel="00000000" w:rsidP="00000000" w:rsidRDefault="00000000" w:rsidRPr="00000000" w14:paraId="000000F7">
      <w:pPr>
        <w:pStyle w:val="Heading2"/>
        <w:ind w:firstLine="0"/>
        <w:rPr>
          <w:sz w:val="22"/>
          <w:szCs w:val="22"/>
        </w:rPr>
      </w:pPr>
      <w:r w:rsidDel="00000000" w:rsidR="00000000" w:rsidRPr="00000000">
        <w:rPr>
          <w:sz w:val="22"/>
          <w:szCs w:val="22"/>
          <w:rtl w:val="0"/>
        </w:rPr>
        <w:t xml:space="preserve">ĐIỀU 6. QUYỀN VÀ NGHĨA VỤ CỦA ĐƠN VỊ THIẾT KẾ</w:t>
      </w:r>
    </w:p>
    <w:p w:rsidR="00000000" w:rsidDel="00000000" w:rsidP="00000000" w:rsidRDefault="00000000" w:rsidRPr="00000000" w14:paraId="000000F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56" w:line="240" w:lineRule="auto"/>
        <w:ind w:left="459" w:right="1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Được công nhận và bảo hộ quyền tác giả đối với các sản phẩm, hồ sơ thiết kế do Đơn vị thiết kế thực hiện cho Chủ Đầu Tư theo Hợp đồng này.</w:t>
      </w:r>
    </w:p>
    <w:p w:rsidR="00000000" w:rsidDel="00000000" w:rsidP="00000000" w:rsidRDefault="00000000" w:rsidRPr="00000000" w14:paraId="000000F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459" w:right="16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Đơn vị thiết kế cam kết bảo mật mọi thông tin liên quan đến Chủ đầu tư và dự án, không tiết lộ cho bất kỳ bên thứ ba nào mà không có sự đồng ý bằng văn bản của Chủ đầu tư, trừ trường hợp pháp luật yêu cầu.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459" w:right="16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Yêu cầu Chủ Đầu Tư thanh toán đầy đủ và đúng hạn theo quy định tại Điều 6 của Hợp đồng.</w:t>
      </w:r>
    </w:p>
    <w:p w:rsidR="00000000" w:rsidDel="00000000" w:rsidP="00000000" w:rsidRDefault="00000000" w:rsidRPr="00000000" w14:paraId="000000F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459" w:right="16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Đơn vị thiết kế cam kết tuân thủ đầy đủ các quy định pháp luật về xây dựng, các tiêu chuẩn kỹ thuật liên quan, và chịu trách nhiệm pháp lý về các nội dung thiết kế.</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.Trường hợp Chủ Đầu Tư từ chối thực hiện thiết kế theo đề xuất chuyên môn của Đơn vị thiết kế hoặc yêu cầu chỉnh sửa bản vẽ thiết kế theo nhu cầu của Chủ Đầu Tư trái với quy chuẩn kỹ thuật, mỹ thuật, mọi vấn đề phát sinh từ hoặc liên quan đến hồ sơ thiết kế (bao gồm cả quá trình thi công) sẽ do Chủ Đầu Tư chịu hoàn toàn trách nhiệm.</w:t>
      </w:r>
    </w:p>
    <w:p w:rsidR="00000000" w:rsidDel="00000000" w:rsidP="00000000" w:rsidRDefault="00000000" w:rsidRPr="00000000" w14:paraId="000000F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459" w:right="168" w:hanging="360"/>
        <w:jc w:val="both"/>
        <w:rPr>
          <w:u w:val="none"/>
        </w:rPr>
      </w:pPr>
      <w:r w:rsidDel="00000000" w:rsidR="00000000" w:rsidRPr="00000000">
        <w:rPr>
          <w:rtl w:val="0"/>
        </w:rPr>
        <w:t xml:space="preserve">Đơn vị thiết kế cam kết bảo hành thiết kế trong thời hạn 12 tháng kể từ ngày bàn giao hồ sơ thiết kế hoàn chỉnh. Trong thời gian bảo hành, Đơn vị thiết kế có trách nhiệm sửa chữa, điều chỉnh miễn phí các lỗi thiết kế do lỗi của mình gây ra.</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459" w:right="168" w:hanging="360"/>
        <w:jc w:val="both"/>
        <w:rPr>
          <w:u w:val="none"/>
        </w:rPr>
      </w:pPr>
      <w:r w:rsidDel="00000000" w:rsidR="00000000" w:rsidRPr="00000000">
        <w:rPr>
          <w:rtl w:val="0"/>
        </w:rPr>
        <w:t xml:space="preserve">Đơn vị thiết kế có trách nhiệm điều chỉnh, bổ sung thiết kế mà không tính thêm chi phí nếu phát hiện sai sót hoặc không phù hợp trong quá trình thi công, miễn là những sai sót hoặc điểm không phù hợp đó xuất phát từ lỗi của Đơn vị thiết kế</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459" w:right="16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Cử nhân sự có đủ năng lực để thực hiện công việc phù hợp với yêu cầu của Chủ Đầu Tư và phạm vi nội dung công việc.</w:t>
      </w:r>
    </w:p>
    <w:p w:rsidR="00000000" w:rsidDel="00000000" w:rsidP="00000000" w:rsidRDefault="00000000" w:rsidRPr="00000000" w14:paraId="000000FF">
      <w:pPr>
        <w:numPr>
          <w:ilvl w:val="1"/>
          <w:numId w:val="4"/>
        </w:numPr>
        <w:tabs>
          <w:tab w:val="left" w:leader="none" w:pos="648"/>
        </w:tabs>
        <w:spacing w:after="240" w:before="240" w:lineRule="auto"/>
        <w:ind w:left="459" w:hanging="360"/>
        <w:jc w:val="both"/>
        <w:rPr/>
      </w:pPr>
      <w:r w:rsidDel="00000000" w:rsidR="00000000" w:rsidRPr="00000000">
        <w:rPr>
          <w:rtl w:val="0"/>
        </w:rPr>
        <w:t xml:space="preserve">Đơn vị thiết kế có trách nhiệm giải trình, cung cấp thông tin và hợp tác đầy đủ với đơn vị thẩm tra hồ sơ thiết kế được Chủ đầu tư chỉ định. Đơn vị thiết kế phải:</w:t>
      </w:r>
    </w:p>
    <w:p w:rsidR="00000000" w:rsidDel="00000000" w:rsidP="00000000" w:rsidRDefault="00000000" w:rsidRPr="00000000" w14:paraId="00000100">
      <w:pPr>
        <w:numPr>
          <w:ilvl w:val="0"/>
          <w:numId w:val="1"/>
        </w:numPr>
        <w:tabs>
          <w:tab w:val="left" w:leader="none" w:pos="648"/>
        </w:tabs>
        <w:spacing w:after="240" w:before="240" w:lineRule="auto"/>
        <w:ind w:left="1440" w:hanging="360"/>
        <w:jc w:val="both"/>
        <w:rPr>
          <w:u w:val="none"/>
        </w:rPr>
      </w:pPr>
      <w:r w:rsidDel="00000000" w:rsidR="00000000" w:rsidRPr="00000000">
        <w:rPr>
          <w:rtl w:val="0"/>
        </w:rPr>
        <w:t xml:space="preserve">Cung cấp đầy đủ và kịp thời các tài liệu, thông tin liên quan đến hồ sơ thiết kế theo yêu cầu của đơn vị thẩm tra.</w:t>
      </w:r>
      <w:r w:rsidDel="00000000" w:rsidR="00000000" w:rsidRPr="00000000">
        <w:rPr>
          <w:rtl w:val="0"/>
        </w:rPr>
      </w:r>
    </w:p>
    <w:p w:rsidR="00000000" w:rsidDel="00000000" w:rsidP="00000000" w:rsidRDefault="00000000" w:rsidRPr="00000000" w14:paraId="00000101">
      <w:pPr>
        <w:tabs>
          <w:tab w:val="left" w:leader="none" w:pos="648"/>
        </w:tabs>
        <w:spacing w:after="240" w:before="240" w:lineRule="auto"/>
        <w:ind w:left="1179" w:firstLine="0"/>
        <w:jc w:val="both"/>
        <w:rPr/>
      </w:pPr>
      <w:r w:rsidDel="00000000" w:rsidR="00000000" w:rsidRPr="00000000">
        <w:rPr>
          <w:rtl w:val="0"/>
        </w:rPr>
        <w:t xml:space="preserve">b) Giải trình rõ ràng và đầy đủ về các vấn đề kỹ thuật, các quyết định thiết kế khi được yêu cầu.</w:t>
      </w:r>
    </w:p>
    <w:p w:rsidR="00000000" w:rsidDel="00000000" w:rsidP="00000000" w:rsidRDefault="00000000" w:rsidRPr="00000000" w14:paraId="00000102">
      <w:pPr>
        <w:tabs>
          <w:tab w:val="left" w:leader="none" w:pos="648"/>
        </w:tabs>
        <w:spacing w:after="240" w:before="240" w:lineRule="auto"/>
        <w:ind w:left="1179" w:firstLine="0"/>
        <w:jc w:val="both"/>
        <w:rPr/>
      </w:pPr>
      <w:r w:rsidDel="00000000" w:rsidR="00000000" w:rsidRPr="00000000">
        <w:rPr>
          <w:rtl w:val="0"/>
        </w:rPr>
        <w:t xml:space="preserve">c) Tham gia các cuộc họp, thảo luận với đơn vị thẩm tra khi được mời.</w:t>
      </w:r>
    </w:p>
    <w:p w:rsidR="00000000" w:rsidDel="00000000" w:rsidP="00000000" w:rsidRDefault="00000000" w:rsidRPr="00000000" w14:paraId="00000103">
      <w:pPr>
        <w:tabs>
          <w:tab w:val="left" w:leader="none" w:pos="648"/>
        </w:tabs>
        <w:spacing w:after="240" w:before="240" w:lineRule="auto"/>
        <w:ind w:left="1179" w:firstLine="0"/>
        <w:jc w:val="both"/>
        <w:rPr/>
      </w:pPr>
      <w:r w:rsidDel="00000000" w:rsidR="00000000" w:rsidRPr="00000000">
        <w:rPr>
          <w:rtl w:val="0"/>
        </w:rPr>
        <w:t xml:space="preserve">d) Chỉnh sửa, bổ sung hồ sơ thiết kế theo các ý kiến hợp lý của đơn vị thẩm tra trong thời gian quy định.</w:t>
      </w:r>
    </w:p>
    <w:p w:rsidR="00000000" w:rsidDel="00000000" w:rsidP="00000000" w:rsidRDefault="00000000" w:rsidRPr="00000000" w14:paraId="00000104">
      <w:pPr>
        <w:tabs>
          <w:tab w:val="left" w:leader="none" w:pos="648"/>
        </w:tabs>
        <w:spacing w:after="240" w:before="240" w:lineRule="auto"/>
        <w:ind w:left="1179" w:firstLine="0"/>
        <w:jc w:val="both"/>
        <w:rPr/>
      </w:pPr>
      <w:r w:rsidDel="00000000" w:rsidR="00000000" w:rsidRPr="00000000">
        <w:rPr>
          <w:rtl w:val="0"/>
        </w:rPr>
        <w:t xml:space="preserve">e) Chịu trách nhiệm về tính chính xác và đầy đủ của các thông tin, giải trình cung cấp cho đơn vị thẩm tra.</w:t>
      </w:r>
    </w:p>
    <w:p w:rsidR="00000000" w:rsidDel="00000000" w:rsidP="00000000" w:rsidRDefault="00000000" w:rsidRPr="00000000" w14:paraId="00000105">
      <w:pPr>
        <w:tabs>
          <w:tab w:val="left" w:leader="none" w:pos="648"/>
        </w:tabs>
        <w:spacing w:after="240" w:before="240" w:lineRule="auto"/>
        <w:ind w:left="1179" w:firstLine="0"/>
        <w:jc w:val="both"/>
        <w:rPr>
          <w:highlight w:val="yellow"/>
        </w:rPr>
      </w:pPr>
      <w:r w:rsidDel="00000000" w:rsidR="00000000" w:rsidRPr="00000000">
        <w:rPr>
          <w:rtl w:val="0"/>
        </w:rPr>
        <w:t xml:space="preserve">f) Mọi chi phí phát sinh liên quan đến việc giải trình và hợp tác với đơn vị thẩm tra đã được tính trong giá trị hợp đồng và do Đơn vị thiết kế chịu trách nhiệm.</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240" w:before="240" w:line="240" w:lineRule="auto"/>
        <w:ind w:left="459" w:right="0" w:hanging="360"/>
        <w:jc w:val="both"/>
        <w:rPr>
          <w:highlight w:val="yellow"/>
        </w:rPr>
      </w:pPr>
      <w:r w:rsidDel="00000000" w:rsidR="00000000" w:rsidRPr="00000000">
        <w:rPr>
          <w:highlight w:val="yellow"/>
          <w:rtl w:val="0"/>
        </w:rPr>
        <w:t xml:space="preserve"> Chế tài vượt ngân sách</w:t>
      </w:r>
    </w:p>
    <w:p w:rsidR="00000000" w:rsidDel="00000000" w:rsidP="00000000" w:rsidRDefault="00000000" w:rsidRPr="00000000" w14:paraId="00000107">
      <w:pPr>
        <w:widowControl w:val="1"/>
        <w:numPr>
          <w:ilvl w:val="0"/>
          <w:numId w:val="14"/>
        </w:numPr>
        <w:spacing w:line="276" w:lineRule="auto"/>
        <w:ind w:left="720" w:hanging="360"/>
        <w:rPr>
          <w:sz w:val="24"/>
          <w:szCs w:val="24"/>
          <w:highlight w:val="yellow"/>
        </w:rPr>
      </w:pPr>
      <w:r w:rsidDel="00000000" w:rsidR="00000000" w:rsidRPr="00000000">
        <w:rPr>
          <w:highlight w:val="yellow"/>
          <w:rtl w:val="0"/>
        </w:rPr>
        <w:t xml:space="preserve">Trường hợp tại thời điểm nghiệm thu giai đoạn 3D hoặc Hồ sơ kỹ thuật, Dự toán theo thiết kế vượt quá Ngân sách mục tiêu ± …% mà không có chấp thuận bằng văn bản của Bên A, được xem là lỗi chất lượng dịch vụ của Bên B.</w:t>
      </w:r>
      <w:r w:rsidDel="00000000" w:rsidR="00000000" w:rsidRPr="00000000">
        <w:rPr>
          <w:rtl w:val="0"/>
        </w:rPr>
      </w:r>
    </w:p>
    <w:p w:rsidR="00000000" w:rsidDel="00000000" w:rsidP="00000000" w:rsidRDefault="00000000" w:rsidRPr="00000000" w14:paraId="00000108">
      <w:pPr>
        <w:widowControl w:val="1"/>
        <w:numPr>
          <w:ilvl w:val="0"/>
          <w:numId w:val="14"/>
        </w:numPr>
        <w:spacing w:line="276" w:lineRule="auto"/>
        <w:ind w:left="720" w:hanging="360"/>
        <w:rPr>
          <w:sz w:val="24"/>
          <w:szCs w:val="24"/>
          <w:highlight w:val="yellow"/>
        </w:rPr>
      </w:pPr>
      <w:r w:rsidDel="00000000" w:rsidR="00000000" w:rsidRPr="00000000">
        <w:rPr>
          <w:highlight w:val="yellow"/>
          <w:rtl w:val="0"/>
        </w:rPr>
        <w:t xml:space="preserve">Bên B phải chỉnh sửa/thiết kế lại để đáp ứng ngân sách trong vòng … ngày làm việc, không thu thêm phí.</w:t>
      </w:r>
      <w:r w:rsidDel="00000000" w:rsidR="00000000" w:rsidRPr="00000000">
        <w:rPr>
          <w:rtl w:val="0"/>
        </w:rPr>
      </w:r>
    </w:p>
    <w:p w:rsidR="00000000" w:rsidDel="00000000" w:rsidP="00000000" w:rsidRDefault="00000000" w:rsidRPr="00000000" w14:paraId="00000109">
      <w:pPr>
        <w:widowControl w:val="1"/>
        <w:numPr>
          <w:ilvl w:val="0"/>
          <w:numId w:val="14"/>
        </w:numPr>
        <w:spacing w:line="276" w:lineRule="auto"/>
        <w:ind w:left="720" w:hanging="360"/>
        <w:rPr>
          <w:sz w:val="24"/>
          <w:szCs w:val="24"/>
          <w:highlight w:val="yellow"/>
        </w:rPr>
      </w:pPr>
      <w:r w:rsidDel="00000000" w:rsidR="00000000" w:rsidRPr="00000000">
        <w:rPr>
          <w:highlight w:val="yellow"/>
          <w:rtl w:val="0"/>
        </w:rPr>
        <w:t xml:space="preserve">Nếu quá thời hạn trên mà vẫn không đáp ứng ngân sách, Bên A có quyền:</w:t>
        <w:br w:type="textWrapping"/>
        <w:t xml:space="preserve">(i) Khấu trừ …% giá trị hợp đồng (đề xuất 5–10%) và/hoặc</w:t>
        <w:br w:type="textWrapping"/>
        <w:t xml:space="preserve">(ii) Chấm dứt hợp đồng theo Điều 13 và yêu cầu bàn giao toàn bộ hồ sơ đã thực hiện.</w:t>
      </w:r>
      <w:r w:rsidDel="00000000" w:rsidR="00000000" w:rsidRPr="00000000">
        <w:rPr>
          <w:rtl w:val="0"/>
        </w:rPr>
      </w:r>
    </w:p>
    <w:p w:rsidR="00000000" w:rsidDel="00000000" w:rsidP="00000000" w:rsidRDefault="00000000" w:rsidRPr="00000000" w14:paraId="0000010A">
      <w:pPr>
        <w:widowControl w:val="1"/>
        <w:numPr>
          <w:ilvl w:val="0"/>
          <w:numId w:val="14"/>
        </w:numPr>
        <w:spacing w:after="0" w:line="276" w:lineRule="auto"/>
        <w:ind w:left="720" w:hanging="360"/>
        <w:rPr>
          <w:sz w:val="24"/>
          <w:szCs w:val="24"/>
          <w:highlight w:val="yellow"/>
        </w:rPr>
      </w:pPr>
      <w:r w:rsidDel="00000000" w:rsidR="00000000" w:rsidRPr="00000000">
        <w:rPr>
          <w:highlight w:val="yellow"/>
          <w:rtl w:val="0"/>
        </w:rPr>
        <w:t xml:space="preserve">Bên B được miễn trách nhiệm theo Điều này nếu việc vượt ngân sách xuất phát từ:</w:t>
        <w:br w:type="textWrapping"/>
        <w:t xml:space="preserve">(i) Bên A thay đổi phạm vi, nâng cấp vật liệu/thiết bị;</w:t>
        <w:br w:type="textWrapping"/>
        <w:t xml:space="preserve">(ii) Bên A yêu cầu dùng thương hiệu/giải pháp có giá cao;</w:t>
        <w:br w:type="textWrapping"/>
        <w:t xml:space="preserve">(iii) Biến động giá thị trường vượt quá …% trong thời gian …;</w:t>
        <w:br w:type="textWrapping"/>
        <w:t xml:space="preserve">(iv) Bên A cung cấp Ngân sách mục tiêu không đầy đủ/không xác nhận bằng văn bản.</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459" w:right="16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Bàn giao hồ sơ thiết kế cho Chủ Đầu Tư đúng tiến độ theo từng giai đoạn quy định tại Điều 2 Hợp đồng này. Sau ba (03) ngày làm việc kể từ ngày ấn định bàn giao hồ sơ, nếu Đơn vị thiết kế vẫn chưa thực hiện nghĩa vụ bàn giao, thì Đơn vị</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thiết kế chịu phạt 1% giá trị Hợp đồng cho mỗi ngày trễ hạn, tổng số tiền phạt không quá 8% giá trị Hợp đồng.</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459" w:right="16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Thực hiện giám sát tác giả theo quy định tại Điều 7 Hợp đồng này.</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2" w:lineRule="auto"/>
        <w:rPr>
          <w:color w:val="000000"/>
        </w:rPr>
      </w:pPr>
      <w:r w:rsidDel="00000000" w:rsidR="00000000" w:rsidRPr="00000000">
        <w:rPr>
          <w:rtl w:val="0"/>
        </w:rPr>
      </w:r>
    </w:p>
    <w:p w:rsidR="00000000" w:rsidDel="00000000" w:rsidP="00000000" w:rsidRDefault="00000000" w:rsidRPr="00000000" w14:paraId="0000010E">
      <w:pPr>
        <w:pStyle w:val="Heading2"/>
        <w:spacing w:before="1" w:lineRule="auto"/>
        <w:ind w:hanging="100"/>
        <w:rPr>
          <w:sz w:val="22"/>
          <w:szCs w:val="22"/>
        </w:rPr>
      </w:pPr>
      <w:r w:rsidDel="00000000" w:rsidR="00000000" w:rsidRPr="00000000">
        <w:rPr>
          <w:sz w:val="22"/>
          <w:szCs w:val="22"/>
          <w:rtl w:val="0"/>
        </w:rPr>
        <w:t xml:space="preserve">ĐIỀU 7. GIÁM SÁT TÁC GIẢ</w:t>
      </w:r>
    </w:p>
    <w:p w:rsidR="00000000" w:rsidDel="00000000" w:rsidP="00000000" w:rsidRDefault="00000000" w:rsidRPr="00000000" w14:paraId="0000010F">
      <w:pPr>
        <w:spacing w:before="120" w:lineRule="auto"/>
        <w:rPr/>
      </w:pPr>
      <w:r w:rsidDel="00000000" w:rsidR="00000000" w:rsidRPr="00000000">
        <w:rPr>
          <w:rtl w:val="0"/>
        </w:rPr>
        <w:t xml:space="preserve">7.1. </w:t>
      </w:r>
      <w:r w:rsidDel="00000000" w:rsidR="00000000" w:rsidRPr="00000000">
        <w:rPr>
          <w:color w:val="000000"/>
          <w:rtl w:val="0"/>
        </w:rPr>
        <w:t xml:space="preserve">Đơn vị thiết kế cử nhân sự thực hiện việc giám sát tác giả trong quá trình thi công như </w:t>
      </w:r>
      <w:r w:rsidDel="00000000" w:rsidR="00000000" w:rsidRPr="00000000">
        <w:rPr>
          <w:rtl w:val="0"/>
        </w:rPr>
        <w:t xml:space="preserve">sau:</w:t>
      </w:r>
    </w:p>
    <w:tbl>
      <w:tblPr>
        <w:tblStyle w:val="Table3"/>
        <w:tblW w:w="9117.0" w:type="dxa"/>
        <w:jc w:val="left"/>
        <w:tblInd w:w="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57"/>
        <w:gridCol w:w="6481"/>
        <w:gridCol w:w="1979"/>
        <w:tblGridChange w:id="0">
          <w:tblGrid>
            <w:gridCol w:w="657"/>
            <w:gridCol w:w="6481"/>
            <w:gridCol w:w="1979"/>
          </w:tblGrid>
        </w:tblGridChange>
      </w:tblGrid>
      <w:tr>
        <w:trPr>
          <w:cantSplit w:val="0"/>
          <w:trHeight w:val="368" w:hRule="atLeast"/>
          <w:tblHeader w:val="0"/>
        </w:trPr>
        <w:tc>
          <w:tcPr>
            <w:shd w:fill="f2f2f2" w:val="clea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66" w:lineRule="auto"/>
              <w:ind w:left="55" w:right="36" w:firstLine="0"/>
              <w:jc w:val="center"/>
              <w:rPr>
                <w:b w:val="1"/>
                <w:bCs w:val="1"/>
                <w:color w:val="000000"/>
              </w:rPr>
            </w:pPr>
            <w:r w:rsidDel="00000000" w:rsidR="00000000" w:rsidRPr="00000000">
              <w:rPr>
                <w:b w:val="1"/>
                <w:bCs w:val="1"/>
                <w:color w:val="000000"/>
                <w:rtl w:val="0"/>
              </w:rPr>
              <w:t xml:space="preserve">STT</w:t>
            </w:r>
          </w:p>
        </w:tc>
        <w:tc>
          <w:tcPr>
            <w:shd w:fill="f2f2f2" w:val="cle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56" w:lineRule="auto"/>
              <w:ind w:left="2802" w:right="2786" w:firstLine="0"/>
              <w:jc w:val="center"/>
              <w:rPr>
                <w:b w:val="1"/>
                <w:bCs w:val="1"/>
                <w:color w:val="000000"/>
              </w:rPr>
            </w:pPr>
            <w:r w:rsidDel="00000000" w:rsidR="00000000" w:rsidRPr="00000000">
              <w:rPr>
                <w:b w:val="1"/>
                <w:bCs w:val="1"/>
                <w:color w:val="000000"/>
                <w:rtl w:val="0"/>
              </w:rPr>
              <w:t xml:space="preserve">Thời điểm</w:t>
            </w:r>
          </w:p>
        </w:tc>
        <w:tc>
          <w:tcPr>
            <w:shd w:fill="f2f2f2" w:val="cle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56" w:lineRule="auto"/>
              <w:ind w:left="177" w:right="165" w:firstLine="0"/>
              <w:jc w:val="center"/>
              <w:rPr>
                <w:b w:val="1"/>
                <w:bCs w:val="1"/>
                <w:color w:val="000000"/>
              </w:rPr>
            </w:pPr>
            <w:r w:rsidDel="00000000" w:rsidR="00000000" w:rsidRPr="00000000">
              <w:rPr>
                <w:b w:val="1"/>
                <w:bCs w:val="1"/>
                <w:color w:val="000000"/>
                <w:rtl w:val="0"/>
              </w:rPr>
              <w:t xml:space="preserve">Hạng mục giám sát tác giả</w:t>
            </w:r>
          </w:p>
        </w:tc>
      </w:tr>
      <w:tr>
        <w:trPr>
          <w:cantSplit w:val="0"/>
          <w:trHeight w:val="368" w:hRule="atLeast"/>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rtl w:val="0"/>
              </w:rPr>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left" w:leader="none" w:pos="729"/>
              </w:tabs>
              <w:spacing w:before="83" w:lineRule="auto"/>
              <w:jc w:val="both"/>
              <w:rPr>
                <w:b w:val="1"/>
                <w:bCs w:val="1"/>
                <w:color w:val="000000"/>
              </w:rPr>
            </w:pPr>
            <w:r w:rsidDel="00000000" w:rsidR="00000000" w:rsidRPr="00000000">
              <w:rPr>
                <w:b w:val="1"/>
                <w:bCs w:val="1"/>
                <w:color w:val="000000"/>
                <w:rtl w:val="0"/>
              </w:rPr>
              <w:t xml:space="preserve"> Phần kiến trúc</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52" w:lineRule="auto"/>
              <w:ind w:left="177" w:right="161" w:firstLine="0"/>
              <w:jc w:val="center"/>
              <w:rPr>
                <w:color w:val="000000"/>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52" w:lineRule="auto"/>
              <w:ind w:left="32" w:firstLine="0"/>
              <w:rPr>
                <w:color w:val="000000"/>
              </w:rPr>
            </w:pPr>
            <w:r w:rsidDel="00000000" w:rsidR="00000000" w:rsidRPr="00000000">
              <w:rPr>
                <w:color w:val="000000"/>
                <w:rtl w:val="0"/>
              </w:rPr>
              <w:t xml:space="preserve">Giai đoạn thi công móng</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52" w:lineRule="auto"/>
              <w:ind w:left="177" w:right="161" w:firstLine="0"/>
              <w:jc w:val="center"/>
              <w:rPr>
                <w:color w:val="000000"/>
              </w:rPr>
            </w:pPr>
            <w:r w:rsidDel="00000000" w:rsidR="00000000" w:rsidRPr="00000000">
              <w:rPr>
                <w:color w:val="000000"/>
                <w:rtl w:val="0"/>
              </w:rPr>
              <w:t xml:space="preserve">Kết cấu</w:t>
            </w:r>
          </w:p>
        </w:tc>
      </w:tr>
      <w:tr>
        <w:trPr>
          <w:cantSplit w:val="0"/>
          <w:trHeight w:val="368" w:hRule="atLeast"/>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52" w:lineRule="auto"/>
              <w:ind w:left="32" w:firstLine="0"/>
              <w:rPr>
                <w:color w:val="000000"/>
              </w:rPr>
            </w:pPr>
            <w:r w:rsidDel="00000000" w:rsidR="00000000" w:rsidRPr="00000000">
              <w:rPr>
                <w:color w:val="000000"/>
                <w:rtl w:val="0"/>
              </w:rPr>
              <w:t xml:space="preserve">Giai đoạn thi công bể tự hoại và các hạng mục điện nước ngầm</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52" w:lineRule="auto"/>
              <w:ind w:left="177" w:right="162" w:firstLine="0"/>
              <w:jc w:val="center"/>
              <w:rPr>
                <w:color w:val="000000"/>
              </w:rPr>
            </w:pPr>
            <w:r w:rsidDel="00000000" w:rsidR="00000000" w:rsidRPr="00000000">
              <w:rPr>
                <w:color w:val="000000"/>
                <w:rtl w:val="0"/>
              </w:rPr>
              <w:t xml:space="preserve">M&amp;E</w:t>
            </w:r>
          </w:p>
        </w:tc>
      </w:tr>
      <w:tr>
        <w:trPr>
          <w:cantSplit w:val="0"/>
          <w:trHeight w:val="368" w:hRule="atLeast"/>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52" w:lineRule="auto"/>
              <w:ind w:left="32" w:firstLine="0"/>
              <w:rPr>
                <w:color w:val="000000"/>
              </w:rPr>
            </w:pPr>
            <w:r w:rsidDel="00000000" w:rsidR="00000000" w:rsidRPr="00000000">
              <w:rPr>
                <w:color w:val="000000"/>
                <w:rtl w:val="0"/>
              </w:rPr>
              <w:t xml:space="preserve">Giai đoạn xây tô trệt, tầng 1</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52" w:lineRule="auto"/>
              <w:ind w:left="177" w:right="160" w:firstLine="0"/>
              <w:jc w:val="center"/>
              <w:rPr>
                <w:color w:val="000000"/>
              </w:rPr>
            </w:pPr>
            <w:r w:rsidDel="00000000" w:rsidR="00000000" w:rsidRPr="00000000">
              <w:rPr>
                <w:color w:val="000000"/>
                <w:rtl w:val="0"/>
              </w:rPr>
              <w:t xml:space="preserve">Kiến trúc</w:t>
            </w:r>
          </w:p>
        </w:tc>
      </w:tr>
      <w:tr>
        <w:trPr>
          <w:cantSplit w:val="0"/>
          <w:trHeight w:val="368" w:hRule="atLeast"/>
          <w:tblHeader w:val="0"/>
        </w:trPr>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52" w:lineRule="auto"/>
              <w:ind w:left="32" w:firstLine="0"/>
              <w:rPr>
                <w:color w:val="000000"/>
              </w:rPr>
            </w:pPr>
            <w:r w:rsidDel="00000000" w:rsidR="00000000" w:rsidRPr="00000000">
              <w:rPr>
                <w:color w:val="000000"/>
                <w:rtl w:val="0"/>
              </w:rPr>
              <w:t xml:space="preserve">Giai đoạn đổ sàn lầu</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52" w:lineRule="auto"/>
              <w:ind w:left="177" w:right="161" w:firstLine="0"/>
              <w:jc w:val="center"/>
              <w:rPr>
                <w:color w:val="000000"/>
              </w:rPr>
            </w:pPr>
            <w:r w:rsidDel="00000000" w:rsidR="00000000" w:rsidRPr="00000000">
              <w:rPr>
                <w:color w:val="000000"/>
                <w:rtl w:val="0"/>
              </w:rPr>
              <w:t xml:space="preserve">Kết cấu</w:t>
            </w:r>
          </w:p>
        </w:tc>
      </w:tr>
      <w:tr>
        <w:trPr>
          <w:cantSplit w:val="0"/>
          <w:trHeight w:val="368" w:hRule="atLeast"/>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52" w:lineRule="auto"/>
              <w:ind w:left="32" w:firstLine="0"/>
              <w:rPr>
                <w:color w:val="000000"/>
              </w:rPr>
            </w:pPr>
            <w:r w:rsidDel="00000000" w:rsidR="00000000" w:rsidRPr="00000000">
              <w:rPr>
                <w:color w:val="000000"/>
                <w:rtl w:val="0"/>
              </w:rPr>
              <w:t xml:space="preserve">Giai đoạn xây tô lầu 2, lầu 3 trở lên</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52" w:lineRule="auto"/>
              <w:ind w:left="177" w:right="160" w:firstLine="0"/>
              <w:jc w:val="center"/>
              <w:rPr>
                <w:color w:val="000000"/>
              </w:rPr>
            </w:pPr>
            <w:r w:rsidDel="00000000" w:rsidR="00000000" w:rsidRPr="00000000">
              <w:rPr>
                <w:color w:val="000000"/>
                <w:rtl w:val="0"/>
              </w:rPr>
              <w:t xml:space="preserve">Kiến trúc</w:t>
            </w:r>
          </w:p>
        </w:tc>
      </w:tr>
      <w:tr>
        <w:trPr>
          <w:cantSplit w:val="0"/>
          <w:trHeight w:val="368" w:hRule="atLeast"/>
          <w:tblHeader w:val="0"/>
        </w:trPr>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52" w:lineRule="auto"/>
              <w:ind w:left="32" w:firstLine="0"/>
              <w:rPr>
                <w:color w:val="000000"/>
              </w:rPr>
            </w:pPr>
            <w:r w:rsidDel="00000000" w:rsidR="00000000" w:rsidRPr="00000000">
              <w:rPr>
                <w:color w:val="000000"/>
                <w:rtl w:val="0"/>
              </w:rPr>
              <w:t xml:space="preserve">Giai đoạn lắp các thiết bị điện, nước tại công trình</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before="52" w:lineRule="auto"/>
              <w:ind w:left="177" w:right="162" w:firstLine="0"/>
              <w:jc w:val="center"/>
              <w:rPr>
                <w:color w:val="000000"/>
              </w:rPr>
            </w:pPr>
            <w:r w:rsidDel="00000000" w:rsidR="00000000" w:rsidRPr="00000000">
              <w:rPr>
                <w:color w:val="000000"/>
                <w:rtl w:val="0"/>
              </w:rPr>
              <w:t xml:space="preserve">M&amp;E</w:t>
            </w:r>
          </w:p>
        </w:tc>
      </w:tr>
      <w:tr>
        <w:trPr>
          <w:cantSplit w:val="0"/>
          <w:trHeight w:val="368" w:hRule="atLeast"/>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7</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52" w:lineRule="auto"/>
              <w:ind w:left="32" w:firstLine="0"/>
              <w:rPr>
                <w:color w:val="000000"/>
              </w:rPr>
            </w:pPr>
            <w:r w:rsidDel="00000000" w:rsidR="00000000" w:rsidRPr="00000000">
              <w:rPr>
                <w:color w:val="000000"/>
                <w:rtl w:val="0"/>
              </w:rPr>
              <w:t xml:space="preserve">Sau khi công trình lắp đặt trang thiết bị, lót gạch, sơn nước</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52" w:lineRule="auto"/>
              <w:ind w:left="177" w:right="160" w:firstLine="0"/>
              <w:jc w:val="center"/>
              <w:rPr>
                <w:color w:val="000000"/>
              </w:rPr>
            </w:pPr>
            <w:r w:rsidDel="00000000" w:rsidR="00000000" w:rsidRPr="00000000">
              <w:rPr>
                <w:color w:val="000000"/>
                <w:rtl w:val="0"/>
              </w:rPr>
              <w:t xml:space="preserve">Kiến trúc</w:t>
            </w:r>
          </w:p>
        </w:tc>
      </w:tr>
      <w:tr>
        <w:trPr>
          <w:cantSplit w:val="0"/>
          <w:trHeight w:val="368" w:hRule="atLeast"/>
          <w:tblHeader w:val="0"/>
        </w:trPr>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8</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52" w:lineRule="auto"/>
              <w:ind w:left="32" w:firstLine="0"/>
              <w:rPr>
                <w:color w:val="000000"/>
              </w:rPr>
            </w:pPr>
            <w:r w:rsidDel="00000000" w:rsidR="00000000" w:rsidRPr="00000000">
              <w:rPr>
                <w:color w:val="000000"/>
                <w:rtl w:val="0"/>
              </w:rPr>
              <w:t xml:space="preserve">Giai đoạn hoàn thiện công trình và bàn giao cho Chủ Đầu Tư</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52" w:lineRule="auto"/>
              <w:ind w:left="177" w:right="160" w:firstLine="0"/>
              <w:jc w:val="center"/>
              <w:rPr>
                <w:color w:val="000000"/>
              </w:rPr>
            </w:pPr>
            <w:r w:rsidDel="00000000" w:rsidR="00000000" w:rsidRPr="00000000">
              <w:rPr>
                <w:color w:val="000000"/>
                <w:rtl w:val="0"/>
              </w:rPr>
              <w:t xml:space="preserve">Kiến trúc</w:t>
            </w:r>
          </w:p>
        </w:tc>
      </w:tr>
      <w:tr>
        <w:trPr>
          <w:cantSplit w:val="0"/>
          <w:trHeight w:val="368" w:hRule="atLeast"/>
          <w:tblHeader w:val="0"/>
        </w:trPr>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left" w:leader="none" w:pos="728"/>
              </w:tabs>
              <w:spacing w:before="75" w:lineRule="auto"/>
              <w:jc w:val="both"/>
              <w:rPr>
                <w:b w:val="1"/>
                <w:bCs w:val="1"/>
                <w:color w:val="000000"/>
              </w:rPr>
            </w:pPr>
            <w:r w:rsidDel="00000000" w:rsidR="00000000" w:rsidRPr="00000000">
              <w:rPr>
                <w:b w:val="1"/>
                <w:bCs w:val="1"/>
                <w:color w:val="000000"/>
                <w:rtl w:val="0"/>
              </w:rPr>
              <w:t xml:space="preserve"> Phần nội thất</w:t>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52" w:lineRule="auto"/>
              <w:ind w:left="177" w:right="160" w:firstLine="0"/>
              <w:jc w:val="center"/>
              <w:rPr>
                <w:color w:val="000000"/>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61" w:lineRule="auto"/>
              <w:ind w:left="17" w:firstLine="0"/>
              <w:jc w:val="center"/>
              <w:rPr>
                <w:color w:val="000000"/>
              </w:rPr>
            </w:pPr>
            <w:r w:rsidDel="00000000" w:rsidR="00000000" w:rsidRPr="00000000">
              <w:rPr>
                <w:color w:val="000000"/>
                <w:rtl w:val="0"/>
              </w:rPr>
              <w:t xml:space="preserve">9</w:t>
            </w:r>
          </w:p>
        </w:tc>
        <w:tc>
          <w:tcPr/>
          <w:p w:rsidR="00000000" w:rsidDel="00000000" w:rsidP="00000000" w:rsidRDefault="00000000" w:rsidRPr="00000000" w14:paraId="00000132">
            <w:pPr>
              <w:spacing w:before="1" w:lineRule="auto"/>
              <w:rPr/>
            </w:pPr>
            <w:r w:rsidDel="00000000" w:rsidR="00000000" w:rsidRPr="00000000">
              <w:rPr>
                <w:rtl w:val="0"/>
              </w:rPr>
              <w:t xml:space="preserve"> </w:t>
            </w:r>
            <w:r w:rsidDel="00000000" w:rsidR="00000000" w:rsidRPr="00000000">
              <w:rPr>
                <w:color w:val="000000"/>
                <w:rtl w:val="0"/>
              </w:rPr>
              <w:t xml:space="preserve">Đơn vị thiết kế</w:t>
            </w:r>
            <w:r w:rsidDel="00000000" w:rsidR="00000000" w:rsidRPr="00000000">
              <w:rPr>
                <w:rtl w:val="0"/>
              </w:rPr>
              <w:t xml:space="preserve"> thông báo và thống nhất các đợt giám sát tác giả với Chủ Đầu Tư khi bắt đầu triển khai thi công nội thất.</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52" w:lineRule="auto"/>
              <w:ind w:left="177" w:right="160" w:firstLine="0"/>
              <w:jc w:val="center"/>
              <w:rPr>
                <w:color w:val="000000"/>
              </w:rPr>
            </w:pPr>
            <w:r w:rsidDel="00000000" w:rsidR="00000000" w:rsidRPr="00000000">
              <w:rPr>
                <w:rtl w:val="0"/>
              </w:rPr>
            </w:r>
          </w:p>
        </w:tc>
      </w:tr>
    </w:tbl>
    <w:p w:rsidR="00000000" w:rsidDel="00000000" w:rsidP="00000000" w:rsidRDefault="00000000" w:rsidRPr="00000000" w14:paraId="0000013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48"/>
        </w:tabs>
        <w:spacing w:after="0" w:before="156" w:line="240" w:lineRule="auto"/>
        <w:ind w:left="360" w:right="16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Đối với hạng mục thiết kế kiến trúc:</w:t>
      </w:r>
    </w:p>
    <w:p w:rsidR="00000000" w:rsidDel="00000000" w:rsidP="00000000" w:rsidRDefault="00000000" w:rsidRPr="00000000" w14:paraId="00000135">
      <w:pPr>
        <w:numPr>
          <w:ilvl w:val="2"/>
          <w:numId w:val="11"/>
        </w:numPr>
        <w:pBdr>
          <w:top w:space="0" w:sz="0" w:val="nil"/>
          <w:left w:space="0" w:sz="0" w:val="nil"/>
          <w:bottom w:space="0" w:sz="0" w:val="nil"/>
          <w:right w:space="0" w:sz="0" w:val="nil"/>
          <w:between w:space="0" w:sz="0" w:val="nil"/>
        </w:pBdr>
        <w:tabs>
          <w:tab w:val="left" w:leader="none" w:pos="720"/>
        </w:tabs>
        <w:spacing w:before="115" w:lineRule="auto"/>
        <w:ind w:left="720" w:right="165" w:hanging="360"/>
        <w:jc w:val="both"/>
        <w:rPr>
          <w:color w:val="000000"/>
        </w:rPr>
      </w:pPr>
      <w:r w:rsidDel="00000000" w:rsidR="00000000" w:rsidRPr="00000000">
        <w:rPr>
          <w:color w:val="000000"/>
          <w:rtl w:val="0"/>
        </w:rPr>
        <w:t xml:space="preserve">Giải thích và làm rõ các tài liệu, hồ sơ thiết kế công trình khi có yêu cầu của Chủ Đầu Tư hoặc đơn vị thi công xây dựng.</w:t>
      </w:r>
    </w:p>
    <w:p w:rsidR="00000000" w:rsidDel="00000000" w:rsidP="00000000" w:rsidRDefault="00000000" w:rsidRPr="00000000" w14:paraId="00000136">
      <w:pPr>
        <w:numPr>
          <w:ilvl w:val="2"/>
          <w:numId w:val="11"/>
        </w:numPr>
        <w:pBdr>
          <w:top w:space="0" w:sz="0" w:val="nil"/>
          <w:left w:space="0" w:sz="0" w:val="nil"/>
          <w:bottom w:space="0" w:sz="0" w:val="nil"/>
          <w:right w:space="0" w:sz="0" w:val="nil"/>
          <w:between w:space="0" w:sz="0" w:val="nil"/>
        </w:pBdr>
        <w:tabs>
          <w:tab w:val="left" w:leader="none" w:pos="720"/>
        </w:tabs>
        <w:spacing w:before="120" w:lineRule="auto"/>
        <w:ind w:left="720" w:right="165" w:hanging="360"/>
        <w:jc w:val="both"/>
        <w:rPr>
          <w:color w:val="000000"/>
        </w:rPr>
      </w:pPr>
      <w:r w:rsidDel="00000000" w:rsidR="00000000" w:rsidRPr="00000000">
        <w:rPr>
          <w:color w:val="000000"/>
          <w:rtl w:val="0"/>
        </w:rPr>
        <w:t xml:space="preserve">Phối hợp với Chủ Đầu Tư giải quyết các vướng mắc, phát sinh về thiết kế trong quá trình thi công, điều chỉnh thiết kế phù hợp với thực tế thi công nếu cần thiết.</w:t>
      </w:r>
    </w:p>
    <w:p w:rsidR="00000000" w:rsidDel="00000000" w:rsidP="00000000" w:rsidRDefault="00000000" w:rsidRPr="00000000" w14:paraId="00000137">
      <w:pPr>
        <w:numPr>
          <w:ilvl w:val="2"/>
          <w:numId w:val="11"/>
        </w:numPr>
        <w:pBdr>
          <w:top w:space="0" w:sz="0" w:val="nil"/>
          <w:left w:space="0" w:sz="0" w:val="nil"/>
          <w:bottom w:space="0" w:sz="0" w:val="nil"/>
          <w:right w:space="0" w:sz="0" w:val="nil"/>
          <w:between w:space="0" w:sz="0" w:val="nil"/>
        </w:pBdr>
        <w:tabs>
          <w:tab w:val="left" w:leader="none" w:pos="720"/>
        </w:tabs>
        <w:spacing w:before="120" w:lineRule="auto"/>
        <w:ind w:left="720" w:right="166" w:hanging="360"/>
        <w:jc w:val="both"/>
        <w:rPr>
          <w:color w:val="000000"/>
        </w:rPr>
      </w:pPr>
      <w:r w:rsidDel="00000000" w:rsidR="00000000" w:rsidRPr="00000000">
        <w:rPr>
          <w:color w:val="000000"/>
          <w:rtl w:val="0"/>
        </w:rPr>
        <w:t xml:space="preserve">Khi phát hiện thi công sai so với hồ sơ thiết kế, Đơn vị thiết kế sẽ thông báo cho Chủ Đầu Tư.</w:t>
      </w:r>
    </w:p>
    <w:p w:rsidR="00000000" w:rsidDel="00000000" w:rsidP="00000000" w:rsidRDefault="00000000" w:rsidRPr="00000000" w14:paraId="0000013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48"/>
        </w:tabs>
        <w:spacing w:after="0" w:before="121"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Đối với hạng mục thiết kế nội thất:</w:t>
      </w:r>
    </w:p>
    <w:p w:rsidR="00000000" w:rsidDel="00000000" w:rsidP="00000000" w:rsidRDefault="00000000" w:rsidRPr="00000000" w14:paraId="00000139">
      <w:pPr>
        <w:numPr>
          <w:ilvl w:val="2"/>
          <w:numId w:val="11"/>
        </w:numPr>
        <w:pBdr>
          <w:top w:space="0" w:sz="0" w:val="nil"/>
          <w:left w:space="0" w:sz="0" w:val="nil"/>
          <w:bottom w:space="0" w:sz="0" w:val="nil"/>
          <w:right w:space="0" w:sz="0" w:val="nil"/>
          <w:between w:space="0" w:sz="0" w:val="nil"/>
        </w:pBdr>
        <w:tabs>
          <w:tab w:val="left" w:leader="none" w:pos="720"/>
        </w:tabs>
        <w:spacing w:before="115" w:lineRule="auto"/>
        <w:ind w:left="720" w:right="165" w:hanging="360"/>
        <w:jc w:val="both"/>
        <w:rPr>
          <w:color w:val="000000"/>
        </w:rPr>
      </w:pPr>
      <w:r w:rsidDel="00000000" w:rsidR="00000000" w:rsidRPr="00000000">
        <w:rPr>
          <w:color w:val="000000"/>
          <w:rtl w:val="0"/>
        </w:rPr>
        <w:t xml:space="preserve">Kiểm tra hạng mục M&amp;E theo bản vẽ thiết kế nội thất.</w:t>
      </w:r>
    </w:p>
    <w:p w:rsidR="00000000" w:rsidDel="00000000" w:rsidP="00000000" w:rsidRDefault="00000000" w:rsidRPr="00000000" w14:paraId="0000013A">
      <w:pPr>
        <w:numPr>
          <w:ilvl w:val="2"/>
          <w:numId w:val="11"/>
        </w:numPr>
        <w:pBdr>
          <w:top w:space="0" w:sz="0" w:val="nil"/>
          <w:left w:space="0" w:sz="0" w:val="nil"/>
          <w:bottom w:space="0" w:sz="0" w:val="nil"/>
          <w:right w:space="0" w:sz="0" w:val="nil"/>
          <w:between w:space="0" w:sz="0" w:val="nil"/>
        </w:pBdr>
        <w:tabs>
          <w:tab w:val="left" w:leader="none" w:pos="720"/>
        </w:tabs>
        <w:spacing w:before="115" w:lineRule="auto"/>
        <w:ind w:left="720" w:right="165" w:hanging="360"/>
        <w:jc w:val="both"/>
        <w:rPr>
          <w:color w:val="000000"/>
        </w:rPr>
      </w:pPr>
      <w:r w:rsidDel="00000000" w:rsidR="00000000" w:rsidRPr="00000000">
        <w:rPr>
          <w:color w:val="000000"/>
          <w:rtl w:val="0"/>
        </w:rPr>
        <w:t xml:space="preserve">Hỗ trợ, tư vấn cho Chủ Đầu Tư trong quá trình tham quan và lựa chọn mẫu vật liệu, vật dụng trang trí theo bản vẽ thiết kế nội thất.</w:t>
      </w:r>
    </w:p>
    <w:p w:rsidR="00000000" w:rsidDel="00000000" w:rsidP="00000000" w:rsidRDefault="00000000" w:rsidRPr="00000000" w14:paraId="0000013B">
      <w:pPr>
        <w:numPr>
          <w:ilvl w:val="1"/>
          <w:numId w:val="5"/>
        </w:numPr>
        <w:pBdr>
          <w:top w:space="0" w:sz="0" w:val="nil"/>
          <w:left w:space="0" w:sz="0" w:val="nil"/>
          <w:bottom w:space="0" w:sz="0" w:val="nil"/>
          <w:right w:space="0" w:sz="0" w:val="nil"/>
          <w:between w:space="0" w:sz="0" w:val="nil"/>
        </w:pBdr>
        <w:tabs>
          <w:tab w:val="left" w:leader="none" w:pos="648"/>
        </w:tabs>
        <w:spacing w:before="121" w:lineRule="auto"/>
        <w:ind w:left="360" w:right="168" w:hanging="360"/>
        <w:jc w:val="both"/>
        <w:rPr>
          <w:color w:val="000000"/>
        </w:rPr>
      </w:pPr>
      <w:r w:rsidDel="00000000" w:rsidR="00000000" w:rsidRPr="00000000">
        <w:rPr>
          <w:color w:val="000000"/>
          <w:rtl w:val="0"/>
        </w:rPr>
        <w:t xml:space="preserve"> Số lần giám sát tác giả: 12 (mười hai) lần. Mỗi lần giám sát kéo dài từ 01 đến 03 giờ trong giờ hành chính, trừ giám sát từ xa.</w:t>
      </w:r>
    </w:p>
    <w:p w:rsidR="00000000" w:rsidDel="00000000" w:rsidP="00000000" w:rsidRDefault="00000000" w:rsidRPr="00000000" w14:paraId="0000013C">
      <w:pPr>
        <w:numPr>
          <w:ilvl w:val="1"/>
          <w:numId w:val="5"/>
        </w:numPr>
        <w:pBdr>
          <w:top w:space="0" w:sz="0" w:val="nil"/>
          <w:left w:space="0" w:sz="0" w:val="nil"/>
          <w:bottom w:space="0" w:sz="0" w:val="nil"/>
          <w:right w:space="0" w:sz="0" w:val="nil"/>
          <w:between w:space="0" w:sz="0" w:val="nil"/>
        </w:pBdr>
        <w:tabs>
          <w:tab w:val="left" w:leader="none" w:pos="648"/>
        </w:tabs>
        <w:spacing w:before="119" w:lineRule="auto"/>
        <w:ind w:left="360" w:hanging="360"/>
        <w:jc w:val="both"/>
        <w:rPr>
          <w:color w:val="000000"/>
        </w:rPr>
      </w:pPr>
      <w:r w:rsidDel="00000000" w:rsidR="00000000" w:rsidRPr="00000000">
        <w:rPr>
          <w:color w:val="000000"/>
          <w:rtl w:val="0"/>
        </w:rPr>
        <w:t xml:space="preserve"> Nếu Chủ Đầu Tư có nhu cầu tăng số lượng các buổi giám sát tác giả, chi phí phát sinh là:</w:t>
      </w:r>
    </w:p>
    <w:p w:rsidR="00000000" w:rsidDel="00000000" w:rsidP="00000000" w:rsidRDefault="00000000" w:rsidRPr="00000000" w14:paraId="0000013D">
      <w:pPr>
        <w:widowControl w:val="1"/>
        <w:numPr>
          <w:ilvl w:val="1"/>
          <w:numId w:val="10"/>
        </w:numPr>
        <w:tabs>
          <w:tab w:val="left" w:leader="none" w:pos="1530"/>
        </w:tabs>
        <w:spacing w:before="60" w:lineRule="auto"/>
        <w:ind w:left="1170" w:hanging="360"/>
        <w:jc w:val="both"/>
        <w:rPr/>
      </w:pPr>
      <w:r w:rsidDel="00000000" w:rsidR="00000000" w:rsidRPr="00000000">
        <w:rPr>
          <w:rtl w:val="0"/>
        </w:rPr>
        <w:t xml:space="preserve">Đối với công trình trong phạm vi Thành phố Hồ Chí Minh: 1,000,000 đồng/lần.</w:t>
      </w:r>
    </w:p>
    <w:p w:rsidR="00000000" w:rsidDel="00000000" w:rsidP="00000000" w:rsidRDefault="00000000" w:rsidRPr="00000000" w14:paraId="0000013E">
      <w:pPr>
        <w:widowControl w:val="1"/>
        <w:numPr>
          <w:ilvl w:val="1"/>
          <w:numId w:val="10"/>
        </w:numPr>
        <w:tabs>
          <w:tab w:val="left" w:leader="none" w:pos="1530"/>
        </w:tabs>
        <w:spacing w:before="60" w:lineRule="auto"/>
        <w:ind w:left="1170" w:hanging="360"/>
        <w:jc w:val="both"/>
        <w:rPr/>
      </w:pPr>
      <w:r w:rsidDel="00000000" w:rsidR="00000000" w:rsidRPr="00000000">
        <w:rPr>
          <w:rtl w:val="0"/>
        </w:rPr>
        <w:t xml:space="preserve">Đối với công trình thuộc các tỉnh, thành phố khác: 2,000,000 đồng/lần (chưa bao gồm chi phí di chuyển của nhân sự </w:t>
      </w:r>
      <w:r w:rsidDel="00000000" w:rsidR="00000000" w:rsidRPr="00000000">
        <w:rPr>
          <w:color w:val="000000"/>
          <w:rtl w:val="0"/>
        </w:rPr>
        <w:t xml:space="preserve">Đơn vị thiết kế</w:t>
      </w:r>
      <w:r w:rsidDel="00000000" w:rsidR="00000000" w:rsidRPr="00000000">
        <w:rPr>
          <w:rtl w:val="0"/>
        </w:rPr>
        <w:t xml:space="preserve"> do Chủ Đầu Tư chi trả).</w:t>
      </w:r>
    </w:p>
    <w:p w:rsidR="00000000" w:rsidDel="00000000" w:rsidP="00000000" w:rsidRDefault="00000000" w:rsidRPr="00000000" w14:paraId="0000013F">
      <w:pPr>
        <w:numPr>
          <w:ilvl w:val="1"/>
          <w:numId w:val="5"/>
        </w:numPr>
        <w:pBdr>
          <w:top w:space="0" w:sz="0" w:val="nil"/>
          <w:left w:space="0" w:sz="0" w:val="nil"/>
          <w:bottom w:space="0" w:sz="0" w:val="nil"/>
          <w:right w:space="0" w:sz="0" w:val="nil"/>
          <w:between w:space="0" w:sz="0" w:val="nil"/>
        </w:pBdr>
        <w:tabs>
          <w:tab w:val="left" w:leader="none" w:pos="648"/>
        </w:tabs>
        <w:spacing w:before="121" w:lineRule="auto"/>
        <w:ind w:left="360" w:right="163" w:hanging="360"/>
        <w:jc w:val="both"/>
        <w:rPr>
          <w:color w:val="000000"/>
        </w:rPr>
      </w:pPr>
      <w:r w:rsidDel="00000000" w:rsidR="00000000" w:rsidRPr="00000000">
        <w:rPr>
          <w:color w:val="000000"/>
          <w:rtl w:val="0"/>
        </w:rPr>
        <w:t xml:space="preserve"> Chủ Đầu Tư phải thông báo thời điểm thực hiện giám sát tác giả cho Đơn vị thiết kế trước ít nhất 02 (hai) ngày làm việc để Đơn vị thiết kế sắp xếp nhân sự giám sát.</w:t>
      </w:r>
    </w:p>
    <w:p w:rsidR="00000000" w:rsidDel="00000000" w:rsidP="00000000" w:rsidRDefault="00000000" w:rsidRPr="00000000" w14:paraId="00000140">
      <w:pPr>
        <w:numPr>
          <w:ilvl w:val="1"/>
          <w:numId w:val="5"/>
        </w:numPr>
        <w:pBdr>
          <w:top w:space="0" w:sz="0" w:val="nil"/>
          <w:left w:space="0" w:sz="0" w:val="nil"/>
          <w:bottom w:space="0" w:sz="0" w:val="nil"/>
          <w:right w:space="0" w:sz="0" w:val="nil"/>
          <w:between w:space="0" w:sz="0" w:val="nil"/>
        </w:pBdr>
        <w:tabs>
          <w:tab w:val="left" w:leader="none" w:pos="648"/>
        </w:tabs>
        <w:spacing w:before="122" w:lineRule="auto"/>
        <w:ind w:left="360" w:right="168" w:hanging="360"/>
        <w:jc w:val="both"/>
        <w:rPr>
          <w:color w:val="000000"/>
        </w:rPr>
      </w:pPr>
      <w:r w:rsidDel="00000000" w:rsidR="00000000" w:rsidRPr="00000000">
        <w:rPr>
          <w:color w:val="000000"/>
          <w:rtl w:val="0"/>
        </w:rPr>
        <w:t xml:space="preserve">Trường hợp nhân sự của Đơn vị thiết kế xuống địa điểm yêu cầu đã xác nhận trước, nhưng không thể thực hiện giám sát tác giả mà không phải do lỗi của Đơn vị thiết kế, công tác giám sát tác giả của buổi làm việc đó được xem như đã hoàn thành.</w:t>
      </w:r>
    </w:p>
    <w:p w:rsidR="00000000" w:rsidDel="00000000" w:rsidP="00000000" w:rsidRDefault="00000000" w:rsidRPr="00000000" w14:paraId="00000141">
      <w:pPr>
        <w:numPr>
          <w:ilvl w:val="1"/>
          <w:numId w:val="5"/>
        </w:numPr>
        <w:pBdr>
          <w:top w:space="0" w:sz="0" w:val="nil"/>
          <w:left w:space="0" w:sz="0" w:val="nil"/>
          <w:bottom w:space="0" w:sz="0" w:val="nil"/>
          <w:right w:space="0" w:sz="0" w:val="nil"/>
          <w:between w:space="0" w:sz="0" w:val="nil"/>
        </w:pBdr>
        <w:tabs>
          <w:tab w:val="left" w:leader="none" w:pos="648"/>
        </w:tabs>
        <w:spacing w:before="118" w:lineRule="auto"/>
        <w:ind w:left="360" w:right="170" w:hanging="360"/>
        <w:jc w:val="both"/>
        <w:rPr>
          <w:color w:val="000000"/>
        </w:rPr>
      </w:pPr>
      <w:r w:rsidDel="00000000" w:rsidR="00000000" w:rsidRPr="00000000">
        <w:rPr>
          <w:color w:val="000000"/>
          <w:rtl w:val="0"/>
        </w:rPr>
        <w:t xml:space="preserve"> Công tác giám sát tác giả của công trình được thực hiện trong thời hạn không quá 12 (mười hai) tháng kể từ thời điểm bàn giao hồ sơ thiết kế hoàn chỉnh.</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5" w:lineRule="auto"/>
        <w:rPr>
          <w:color w:val="000000"/>
        </w:rPr>
      </w:pPr>
      <w:r w:rsidDel="00000000" w:rsidR="00000000" w:rsidRPr="00000000">
        <w:rPr>
          <w:rtl w:val="0"/>
        </w:rPr>
      </w:r>
    </w:p>
    <w:p w:rsidR="00000000" w:rsidDel="00000000" w:rsidP="00000000" w:rsidRDefault="00000000" w:rsidRPr="00000000" w14:paraId="00000143">
      <w:pPr>
        <w:pStyle w:val="Heading2"/>
        <w:ind w:left="0" w:firstLine="0"/>
        <w:rPr>
          <w:sz w:val="22"/>
          <w:szCs w:val="22"/>
        </w:rPr>
      </w:pPr>
      <w:r w:rsidDel="00000000" w:rsidR="00000000" w:rsidRPr="00000000">
        <w:rPr>
          <w:sz w:val="22"/>
          <w:szCs w:val="22"/>
          <w:rtl w:val="0"/>
        </w:rPr>
        <w:t xml:space="preserve">ĐIỀU 8. TẠM NGỪNG THỰC HIỆN, CHẤM DỨT HỢP ĐỒNG</w:t>
      </w:r>
    </w:p>
    <w:p w:rsidR="00000000" w:rsidDel="00000000" w:rsidP="00000000" w:rsidRDefault="00000000" w:rsidRPr="00000000" w14:paraId="0000014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41"/>
        </w:tabs>
        <w:spacing w:after="0" w:before="158" w:line="240" w:lineRule="auto"/>
        <w:ind w:left="460" w:right="0" w:hanging="4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Tạm ngừng thực hiện Hợp đồng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các trường hợp sau:</w:t>
      </w:r>
    </w:p>
    <w:p w:rsidR="00000000" w:rsidDel="00000000" w:rsidP="00000000" w:rsidRDefault="00000000" w:rsidRPr="00000000" w14:paraId="00000145">
      <w:pPr>
        <w:widowControl w:val="1"/>
        <w:numPr>
          <w:ilvl w:val="1"/>
          <w:numId w:val="10"/>
        </w:numPr>
        <w:tabs>
          <w:tab w:val="left" w:leader="none" w:pos="1530"/>
        </w:tabs>
        <w:spacing w:before="60" w:lineRule="auto"/>
        <w:ind w:left="1170" w:hanging="360"/>
        <w:jc w:val="both"/>
        <w:rPr/>
      </w:pPr>
      <w:r w:rsidDel="00000000" w:rsidR="00000000" w:rsidRPr="00000000">
        <w:rPr>
          <w:rtl w:val="0"/>
        </w:rPr>
        <w:t xml:space="preserve">Sau 05 (năm) ngày làm việc kể từ ngày ấn định thanh toán của từng đợt thanh toán mà Chủ Đầu Tư vẫn chưa thanh toán.</w:t>
      </w:r>
    </w:p>
    <w:p w:rsidR="00000000" w:rsidDel="00000000" w:rsidP="00000000" w:rsidRDefault="00000000" w:rsidRPr="00000000" w14:paraId="00000146">
      <w:pPr>
        <w:widowControl w:val="1"/>
        <w:numPr>
          <w:ilvl w:val="1"/>
          <w:numId w:val="10"/>
        </w:numPr>
        <w:tabs>
          <w:tab w:val="left" w:leader="none" w:pos="1530"/>
        </w:tabs>
        <w:spacing w:before="60" w:lineRule="auto"/>
        <w:ind w:left="1170" w:hanging="360"/>
        <w:jc w:val="both"/>
        <w:rPr/>
      </w:pPr>
      <w:r w:rsidDel="00000000" w:rsidR="00000000" w:rsidRPr="00000000">
        <w:rPr>
          <w:rtl w:val="0"/>
        </w:rPr>
        <w:t xml:space="preserve">Chủ Đầu Tư thực hiện điều chỉnh, cấp lại giấy phép xây dựng hoặc giải quyết tranh chấp với bên thứ ba dẫn đến việc Đơn vị thiết kế không thể thực hiện Hợp đồng. Thời hạn tạm ngừng thực hiện Hợp đồng tối đa là 06 (sáu) tháng. </w:t>
      </w:r>
    </w:p>
    <w:p w:rsidR="00000000" w:rsidDel="00000000" w:rsidP="00000000" w:rsidRDefault="00000000" w:rsidRPr="00000000" w14:paraId="0000014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41"/>
        </w:tabs>
        <w:spacing w:after="0" w:before="158" w:line="240" w:lineRule="auto"/>
        <w:ind w:left="460" w:right="0" w:hanging="4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Chấm dứt Hợp đồng:</w:t>
      </w:r>
    </w:p>
    <w:p w:rsidR="00000000" w:rsidDel="00000000" w:rsidP="00000000" w:rsidRDefault="00000000" w:rsidRPr="00000000" w14:paraId="0000014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163"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Hợp đồng chấm dứt trong các trường hợp sau: Các bên đã thực hiện đầy đủ các nghĩa vụ theo Hợp đồng và thống nhất ký biên bản thanh lý; hoặc thỏa thuận chấm dứt Hợp đồng trước thời hạn; hoặc đơn phương chấm dứt Hợp đồng.</w:t>
      </w:r>
    </w:p>
    <w:p w:rsidR="00000000" w:rsidDel="00000000" w:rsidP="00000000" w:rsidRDefault="00000000" w:rsidRPr="00000000" w14:paraId="0000014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163"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Trường hợp thỏa thuận chấm dứt Hợp đồng trước hạn, hai bên sẽ thảo luận và xác định khối lượng công việc, giá trị Hợp đồng tại thời điểm chấm dứt. Ngay khi ký biên bản thanh lý Hợp đồng, Chủ Đầu Tư thanh toán toàn bộ số tiền còn lại cho Đơn vị thiết kế.</w:t>
      </w:r>
    </w:p>
    <w:p w:rsidR="00000000" w:rsidDel="00000000" w:rsidP="00000000" w:rsidRDefault="00000000" w:rsidRPr="00000000" w14:paraId="0000014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163"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Hợp đồng này không được đơn phương chấm dứt bởi bất kỳ Bên nào.</w:t>
      </w:r>
    </w:p>
    <w:p w:rsidR="00000000" w:rsidDel="00000000" w:rsidP="00000000" w:rsidRDefault="00000000" w:rsidRPr="00000000" w14:paraId="0000014B">
      <w:pPr>
        <w:widowControl w:val="1"/>
        <w:numPr>
          <w:ilvl w:val="1"/>
          <w:numId w:val="10"/>
        </w:numPr>
        <w:tabs>
          <w:tab w:val="left" w:leader="none" w:pos="1530"/>
        </w:tabs>
        <w:spacing w:before="60" w:lineRule="auto"/>
        <w:ind w:left="1170" w:hanging="360"/>
        <w:jc w:val="both"/>
        <w:rPr/>
      </w:pPr>
      <w:r w:rsidDel="00000000" w:rsidR="00000000" w:rsidRPr="00000000">
        <w:rPr>
          <w:rtl w:val="0"/>
        </w:rPr>
        <w:t xml:space="preserve">Trường hợp Chủ Đầu Tư đơn phương chấm dứt trước khi Đơn vị thiết kế triển khai công việc, Chủ Đầu Tư thanh toán cho Đơn vị thiết kế chi phí quản lý tương đương 10% giá trị Hợp đồng.</w:t>
      </w:r>
    </w:p>
    <w:p w:rsidR="00000000" w:rsidDel="00000000" w:rsidP="00000000" w:rsidRDefault="00000000" w:rsidRPr="00000000" w14:paraId="0000014C">
      <w:pPr>
        <w:widowControl w:val="1"/>
        <w:numPr>
          <w:ilvl w:val="1"/>
          <w:numId w:val="10"/>
        </w:numPr>
        <w:tabs>
          <w:tab w:val="left" w:leader="none" w:pos="1530"/>
        </w:tabs>
        <w:spacing w:before="60" w:lineRule="auto"/>
        <w:ind w:left="1170" w:hanging="360"/>
        <w:jc w:val="both"/>
        <w:rPr/>
      </w:pPr>
      <w:r w:rsidDel="00000000" w:rsidR="00000000" w:rsidRPr="00000000">
        <w:rPr>
          <w:rtl w:val="0"/>
        </w:rPr>
        <w:t xml:space="preserve">Trường hợp Chủ Đầu Tư đơn phương chấm dứt sau khi Đơn vị thiết kế đã triển khai công việc, Chủ Đầu Tư vẫn phải thanh toán cho Đơn vị thiết kế số tiền tương ứng với đợt bàn giao và khối lượng công việc đã thực hiện theo Hợp đồng, đồng thời chịu phạt 15% giá trị Hợp đồng còn lại.</w:t>
      </w:r>
    </w:p>
    <w:p w:rsidR="00000000" w:rsidDel="00000000" w:rsidP="00000000" w:rsidRDefault="00000000" w:rsidRPr="00000000" w14:paraId="0000014D">
      <w:pPr>
        <w:widowControl w:val="1"/>
        <w:numPr>
          <w:ilvl w:val="1"/>
          <w:numId w:val="10"/>
        </w:numPr>
        <w:tabs>
          <w:tab w:val="left" w:leader="none" w:pos="1530"/>
        </w:tabs>
        <w:spacing w:before="60" w:lineRule="auto"/>
        <w:ind w:left="1170" w:hanging="360"/>
        <w:jc w:val="both"/>
        <w:rPr/>
      </w:pPr>
      <w:r w:rsidDel="00000000" w:rsidR="00000000" w:rsidRPr="00000000">
        <w:rPr>
          <w:rtl w:val="0"/>
        </w:rPr>
        <w:t xml:space="preserve">Trường hợp Đơn vị thiết kế vi phạm đơn phương chấm dứt hợp đồng, Đơn vị thiết kế phải chịu phạt 15% trên tổng giá trị Hợp đồng.</w:t>
      </w:r>
    </w:p>
    <w:p w:rsidR="00000000" w:rsidDel="00000000" w:rsidP="00000000" w:rsidRDefault="00000000" w:rsidRPr="00000000" w14:paraId="0000014E">
      <w:pPr>
        <w:numPr>
          <w:ilvl w:val="2"/>
          <w:numId w:val="6"/>
        </w:numPr>
        <w:pBdr>
          <w:top w:space="0" w:sz="0" w:val="nil"/>
          <w:left w:space="0" w:sz="0" w:val="nil"/>
          <w:bottom w:space="0" w:sz="0" w:val="nil"/>
          <w:right w:space="0" w:sz="0" w:val="nil"/>
          <w:between w:space="0" w:sz="0" w:val="nil"/>
        </w:pBdr>
        <w:tabs>
          <w:tab w:val="left" w:leader="none" w:pos="1008"/>
        </w:tabs>
        <w:spacing w:before="116" w:lineRule="auto"/>
        <w:ind w:left="920" w:hanging="361"/>
        <w:jc w:val="both"/>
        <w:rPr>
          <w:color w:val="000000"/>
        </w:rPr>
      </w:pPr>
      <w:r w:rsidDel="00000000" w:rsidR="00000000" w:rsidRPr="00000000">
        <w:rPr>
          <w:color w:val="000000"/>
          <w:rtl w:val="0"/>
        </w:rPr>
        <w:t xml:space="preserve">Sau khi hợp đồng chấm dứt, mà bên có nghĩa vụ vẫn chưa thanh toán các khoản tiền phải trả, thì bên đó phải chịu mức lãi chậm trả tương ứng với 0.5% trên tổng số tiền chậm thanh toán đối với mỗi ngày trễ hạn.</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3" w:lineRule="auto"/>
        <w:rPr>
          <w:color w:val="000000"/>
        </w:rPr>
      </w:pPr>
      <w:r w:rsidDel="00000000" w:rsidR="00000000" w:rsidRPr="00000000">
        <w:rPr>
          <w:rtl w:val="0"/>
        </w:rPr>
      </w:r>
    </w:p>
    <w:p w:rsidR="00000000" w:rsidDel="00000000" w:rsidP="00000000" w:rsidRDefault="00000000" w:rsidRPr="00000000" w14:paraId="00000150">
      <w:pPr>
        <w:pStyle w:val="Heading2"/>
        <w:spacing w:before="1" w:lineRule="auto"/>
        <w:ind w:firstLine="0"/>
        <w:rPr>
          <w:sz w:val="22"/>
          <w:szCs w:val="22"/>
        </w:rPr>
      </w:pPr>
      <w:r w:rsidDel="00000000" w:rsidR="00000000" w:rsidRPr="00000000">
        <w:rPr>
          <w:sz w:val="22"/>
          <w:szCs w:val="22"/>
          <w:rtl w:val="0"/>
        </w:rPr>
        <w:t xml:space="preserve">ĐIỀU 9. GIẢI QUYẾT TRANH CHẤP &amp; ĐIỀU KHOẢN CHUNG</w:t>
      </w:r>
    </w:p>
    <w:p w:rsidR="00000000" w:rsidDel="00000000" w:rsidP="00000000" w:rsidRDefault="00000000" w:rsidRPr="00000000" w14:paraId="0000015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48"/>
        </w:tabs>
        <w:spacing w:after="0" w:before="156" w:line="240" w:lineRule="auto"/>
        <w:ind w:left="459" w:right="169"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Mọi tranh chấp phát sinh từ hoặc liên quan đến Hợp đồng này được các bên ưu tiên giải quyết bằng hòa giải, thương lượng trên tinh thần hợp tác và thiện chí. Trường hợp hòa giải, thương lượng không thành, tranh chấp sẽ được đưa ra Tòa án giải quyết. Mọi chi phí đi lại, án phí do bên thua kiện chịu.</w:t>
      </w:r>
    </w:p>
    <w:p w:rsidR="00000000" w:rsidDel="00000000" w:rsidP="00000000" w:rsidRDefault="00000000" w:rsidRPr="00000000" w14:paraId="0000015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48"/>
        </w:tabs>
        <w:spacing w:after="0" w:before="156" w:line="240" w:lineRule="auto"/>
        <w:ind w:left="459" w:right="169"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Chủ Đầu Tư và Đơn vị thiết kế cam kết thực hiện đúng và đầy đủ các điều khoản được ghi trong Hợp đồng và các Phụ lục đính kèm (nếu có).</w:t>
      </w:r>
    </w:p>
    <w:p w:rsidR="00000000" w:rsidDel="00000000" w:rsidP="00000000" w:rsidRDefault="00000000" w:rsidRPr="00000000" w14:paraId="0000015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48"/>
        </w:tabs>
        <w:spacing w:after="0" w:before="156" w:line="240" w:lineRule="auto"/>
        <w:ind w:left="459" w:right="169"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Hợp đồng được lập thành 02 (hai) bản, mỗi bên giữ 01 (một) bản, có hiệu lực từ ngày kí.</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before="2" w:lineRule="auto"/>
        <w:rPr>
          <w:color w:val="000000"/>
        </w:rPr>
      </w:pPr>
      <w:r w:rsidDel="00000000" w:rsidR="00000000" w:rsidRPr="00000000">
        <w:rPr>
          <w:rtl w:val="0"/>
        </w:rPr>
      </w:r>
    </w:p>
    <w:p w:rsidR="00000000" w:rsidDel="00000000" w:rsidP="00000000" w:rsidRDefault="00000000" w:rsidRPr="00000000" w14:paraId="00000155">
      <w:pPr>
        <w:pStyle w:val="Heading2"/>
        <w:tabs>
          <w:tab w:val="left" w:leader="none" w:pos="5335"/>
        </w:tabs>
        <w:ind w:left="47" w:firstLine="0"/>
        <w:jc w:val="center"/>
        <w:rPr>
          <w:sz w:val="22"/>
          <w:szCs w:val="22"/>
        </w:rPr>
      </w:pPr>
      <w:r w:rsidDel="00000000" w:rsidR="00000000" w:rsidRPr="00000000">
        <w:rPr>
          <w:sz w:val="22"/>
          <w:szCs w:val="22"/>
          <w:rtl w:val="0"/>
        </w:rPr>
        <w:t xml:space="preserve">CHỦ ĐẦU TƯ</w:t>
        <w:tab/>
      </w:r>
      <w:r w:rsidDel="00000000" w:rsidR="00000000" w:rsidRPr="00000000">
        <w:rPr>
          <w:color w:val="000000"/>
          <w:sz w:val="22"/>
          <w:szCs w:val="22"/>
          <w:rtl w:val="0"/>
        </w:rPr>
        <w:t xml:space="preserve">ĐƠN VỊ THIẾT KẾ</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5B">
      <w:pPr>
        <w:spacing w:before="181" w:lineRule="auto"/>
        <w:ind w:left="795" w:right="800" w:firstLine="0"/>
        <w:jc w:val="center"/>
        <w:rPr>
          <w:b w:val="1"/>
          <w:bCs w:val="1"/>
          <w:sz w:val="48"/>
          <w:szCs w:val="48"/>
        </w:rPr>
      </w:pPr>
      <w:r w:rsidDel="00000000" w:rsidR="00000000" w:rsidRPr="00000000">
        <w:rPr>
          <w:b w:val="1"/>
          <w:bCs w:val="1"/>
          <w:sz w:val="48"/>
          <w:szCs w:val="48"/>
          <w:rtl w:val="0"/>
        </w:rPr>
        <w:t xml:space="preserve">NHỮNG LƯU Ý KHI KÝ HỢP ĐỒNG THIẾT KẾ</w:t>
      </w:r>
    </w:p>
    <w:p w:rsidR="00000000" w:rsidDel="00000000" w:rsidP="00000000" w:rsidRDefault="00000000" w:rsidRPr="00000000" w14:paraId="0000015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5D">
      <w:pPr>
        <w:pStyle w:val="Heading2"/>
        <w:numPr>
          <w:ilvl w:val="0"/>
          <w:numId w:val="18"/>
        </w:numPr>
        <w:tabs>
          <w:tab w:val="left" w:leader="none" w:pos="180"/>
        </w:tabs>
        <w:ind w:left="527" w:hanging="707"/>
        <w:rPr>
          <w:sz w:val="22"/>
          <w:szCs w:val="22"/>
        </w:rPr>
      </w:pPr>
      <w:r w:rsidDel="00000000" w:rsidR="00000000" w:rsidRPr="00000000">
        <w:rPr>
          <w:sz w:val="22"/>
          <w:szCs w:val="22"/>
          <w:rtl w:val="0"/>
        </w:rPr>
        <w:t xml:space="preserve">GIAI ĐOẠN THIẾT KẾ CƠ SỞ (GIAI ĐOẠN 1)</w:t>
      </w:r>
    </w:p>
    <w:p w:rsidR="00000000" w:rsidDel="00000000" w:rsidP="00000000" w:rsidRDefault="00000000" w:rsidRPr="00000000" w14:paraId="0000015E">
      <w:pPr>
        <w:numPr>
          <w:ilvl w:val="1"/>
          <w:numId w:val="18"/>
        </w:numPr>
        <w:pBdr>
          <w:top w:space="0" w:sz="0" w:val="nil"/>
          <w:left w:space="0" w:sz="0" w:val="nil"/>
          <w:bottom w:space="0" w:sz="0" w:val="nil"/>
          <w:right w:space="0" w:sz="0" w:val="nil"/>
          <w:between w:space="0" w:sz="0" w:val="nil"/>
        </w:pBdr>
        <w:tabs>
          <w:tab w:val="left" w:leader="none" w:pos="180"/>
          <w:tab w:val="left" w:leader="none" w:pos="360"/>
        </w:tabs>
        <w:spacing w:before="156" w:lineRule="auto"/>
        <w:ind w:left="180" w:right="109" w:hanging="270"/>
        <w:jc w:val="both"/>
        <w:rPr>
          <w:color w:val="000000"/>
        </w:rPr>
      </w:pPr>
      <w:r w:rsidDel="00000000" w:rsidR="00000000" w:rsidRPr="00000000">
        <w:rPr>
          <w:color w:val="000000"/>
          <w:rtl w:val="0"/>
        </w:rPr>
        <w:t xml:space="preserve">Chủ Đầu Tư chuẩn bị và cung cấp cho Đơn vị thiết kế các hồ sơ pháp lý của công trình để phục vụ công tác thiết kế phương án ban đầu:</w:t>
      </w:r>
    </w:p>
    <w:p w:rsidR="00000000" w:rsidDel="00000000" w:rsidP="00000000" w:rsidRDefault="00000000" w:rsidRPr="00000000" w14:paraId="0000015F">
      <w:pPr>
        <w:numPr>
          <w:ilvl w:val="2"/>
          <w:numId w:val="18"/>
        </w:numPr>
        <w:pBdr>
          <w:top w:space="0" w:sz="0" w:val="nil"/>
          <w:left w:space="0" w:sz="0" w:val="nil"/>
          <w:bottom w:space="0" w:sz="0" w:val="nil"/>
          <w:right w:space="0" w:sz="0" w:val="nil"/>
          <w:between w:space="0" w:sz="0" w:val="nil"/>
        </w:pBdr>
        <w:tabs>
          <w:tab w:val="left" w:leader="none" w:pos="540"/>
        </w:tabs>
        <w:spacing w:before="104" w:lineRule="auto"/>
        <w:ind w:left="540" w:right="111" w:hanging="360"/>
        <w:jc w:val="both"/>
        <w:rPr>
          <w:color w:val="000000"/>
        </w:rPr>
      </w:pPr>
      <w:r w:rsidDel="00000000" w:rsidR="00000000" w:rsidRPr="00000000">
        <w:rPr>
          <w:color w:val="000000"/>
          <w:rtl w:val="0"/>
        </w:rPr>
        <w:t xml:space="preserve">Giấy chứng nhận quyền sử dụng đất; Giấy chứng nhận quyền sử dụng đất, quyền sở hữu nhà ở và tài sản khác gắn liền với đất (sổ hồng hoặc sổ đỏ).</w:t>
      </w:r>
    </w:p>
    <w:p w:rsidR="00000000" w:rsidDel="00000000" w:rsidP="00000000" w:rsidRDefault="00000000" w:rsidRPr="00000000" w14:paraId="00000160">
      <w:pPr>
        <w:numPr>
          <w:ilvl w:val="2"/>
          <w:numId w:val="18"/>
        </w:numPr>
        <w:pBdr>
          <w:top w:space="0" w:sz="0" w:val="nil"/>
          <w:left w:space="0" w:sz="0" w:val="nil"/>
          <w:bottom w:space="0" w:sz="0" w:val="nil"/>
          <w:right w:space="0" w:sz="0" w:val="nil"/>
          <w:between w:space="0" w:sz="0" w:val="nil"/>
        </w:pBdr>
        <w:tabs>
          <w:tab w:val="left" w:leader="none" w:pos="540"/>
        </w:tabs>
        <w:spacing w:before="102" w:lineRule="auto"/>
        <w:ind w:left="540" w:hanging="360"/>
        <w:jc w:val="both"/>
        <w:rPr>
          <w:color w:val="000000"/>
        </w:rPr>
      </w:pPr>
      <w:r w:rsidDel="00000000" w:rsidR="00000000" w:rsidRPr="00000000">
        <w:rPr>
          <w:color w:val="000000"/>
          <w:rtl w:val="0"/>
        </w:rPr>
        <w:t xml:space="preserve">Bản vẽ đo đạc hiện trạng (nếu có).</w:t>
      </w:r>
    </w:p>
    <w:p w:rsidR="00000000" w:rsidDel="00000000" w:rsidP="00000000" w:rsidRDefault="00000000" w:rsidRPr="00000000" w14:paraId="00000161">
      <w:pPr>
        <w:numPr>
          <w:ilvl w:val="2"/>
          <w:numId w:val="18"/>
        </w:numPr>
        <w:pBdr>
          <w:top w:space="0" w:sz="0" w:val="nil"/>
          <w:left w:space="0" w:sz="0" w:val="nil"/>
          <w:bottom w:space="0" w:sz="0" w:val="nil"/>
          <w:right w:space="0" w:sz="0" w:val="nil"/>
          <w:between w:space="0" w:sz="0" w:val="nil"/>
        </w:pBdr>
        <w:tabs>
          <w:tab w:val="left" w:leader="none" w:pos="540"/>
        </w:tabs>
        <w:spacing w:before="143" w:lineRule="auto"/>
        <w:ind w:left="540" w:right="109" w:hanging="360"/>
        <w:jc w:val="both"/>
        <w:rPr>
          <w:color w:val="000000"/>
        </w:rPr>
      </w:pPr>
      <w:r w:rsidDel="00000000" w:rsidR="00000000" w:rsidRPr="00000000">
        <w:rPr>
          <w:color w:val="000000"/>
          <w:rtl w:val="0"/>
        </w:rPr>
        <w:t xml:space="preserve">Hồ sơ khảo sát địa chất (nếu có) và các giấy tờ khác có liên quan.</w:t>
      </w:r>
    </w:p>
    <w:p w:rsidR="00000000" w:rsidDel="00000000" w:rsidP="00000000" w:rsidRDefault="00000000" w:rsidRPr="00000000" w14:paraId="00000162">
      <w:pPr>
        <w:numPr>
          <w:ilvl w:val="2"/>
          <w:numId w:val="18"/>
        </w:numPr>
        <w:pBdr>
          <w:top w:space="0" w:sz="0" w:val="nil"/>
          <w:left w:space="0" w:sz="0" w:val="nil"/>
          <w:bottom w:space="0" w:sz="0" w:val="nil"/>
          <w:right w:space="0" w:sz="0" w:val="nil"/>
          <w:between w:space="0" w:sz="0" w:val="nil"/>
        </w:pBdr>
        <w:tabs>
          <w:tab w:val="left" w:leader="none" w:pos="540"/>
        </w:tabs>
        <w:spacing w:before="107" w:lineRule="auto"/>
        <w:ind w:left="540" w:right="103" w:hanging="360"/>
        <w:jc w:val="both"/>
        <w:rPr>
          <w:color w:val="000000"/>
        </w:rPr>
      </w:pPr>
      <w:r w:rsidDel="00000000" w:rsidR="00000000" w:rsidRPr="00000000">
        <w:rPr>
          <w:color w:val="000000"/>
          <w:rtl w:val="0"/>
        </w:rPr>
        <w:t xml:space="preserve">Đối với công trình thuộc dự án quản lý, Chủ Đầu Tư cung cấp các thông tin về quy định kiến trúc, bản vẽ xin phép của dự án.</w:t>
      </w:r>
    </w:p>
    <w:p w:rsidR="00000000" w:rsidDel="00000000" w:rsidP="00000000" w:rsidRDefault="00000000" w:rsidRPr="00000000" w14:paraId="00000163">
      <w:pPr>
        <w:numPr>
          <w:ilvl w:val="1"/>
          <w:numId w:val="18"/>
        </w:numPr>
        <w:pBdr>
          <w:top w:space="0" w:sz="0" w:val="nil"/>
          <w:left w:space="0" w:sz="0" w:val="nil"/>
          <w:bottom w:space="0" w:sz="0" w:val="nil"/>
          <w:right w:space="0" w:sz="0" w:val="nil"/>
          <w:between w:space="0" w:sz="0" w:val="nil"/>
        </w:pBdr>
        <w:tabs>
          <w:tab w:val="left" w:leader="none" w:pos="180"/>
        </w:tabs>
        <w:spacing w:before="108" w:lineRule="auto"/>
        <w:ind w:left="180" w:right="117" w:hanging="270"/>
        <w:jc w:val="both"/>
        <w:rPr>
          <w:color w:val="000000"/>
        </w:rPr>
      </w:pPr>
      <w:r w:rsidDel="00000000" w:rsidR="00000000" w:rsidRPr="00000000">
        <w:rPr>
          <w:color w:val="000000"/>
          <w:rtl w:val="0"/>
        </w:rPr>
        <w:t xml:space="preserve">Chủ Đầu Tư và Kiến trúc sư cùng trao đổi thông tin về yêu cầu thiết kế (quy mô, số phòng, phong cách kiến trúc, phong thủy…).</w:t>
      </w:r>
    </w:p>
    <w:p w:rsidR="00000000" w:rsidDel="00000000" w:rsidP="00000000" w:rsidRDefault="00000000" w:rsidRPr="00000000" w14:paraId="00000164">
      <w:pPr>
        <w:numPr>
          <w:ilvl w:val="1"/>
          <w:numId w:val="18"/>
        </w:numPr>
        <w:pBdr>
          <w:top w:space="0" w:sz="0" w:val="nil"/>
          <w:left w:space="0" w:sz="0" w:val="nil"/>
          <w:bottom w:space="0" w:sz="0" w:val="nil"/>
          <w:right w:space="0" w:sz="0" w:val="nil"/>
          <w:between w:space="0" w:sz="0" w:val="nil"/>
        </w:pBdr>
        <w:tabs>
          <w:tab w:val="left" w:leader="none" w:pos="180"/>
        </w:tabs>
        <w:spacing w:before="105" w:lineRule="auto"/>
        <w:ind w:left="180" w:right="108" w:hanging="270"/>
        <w:jc w:val="both"/>
        <w:rPr>
          <w:color w:val="000000"/>
        </w:rPr>
      </w:pPr>
      <w:r w:rsidDel="00000000" w:rsidR="00000000" w:rsidRPr="00000000">
        <w:rPr>
          <w:color w:val="000000"/>
          <w:rtl w:val="0"/>
        </w:rPr>
        <w:t xml:space="preserve">Kiến trúc sư lên phương án cơ sở thiết kế mặt bằng bố trí công năng và quy mô sử dụng theo yêu cầu của Chủ Đầu Tư. Kiến trúc sư sẽ tư vấn cho Chủ Đầu Tư ưu, nhược điểm của phương án. Hai bên sẽ cùng thống nhất và hoàn thiện phương án thiết kế mặt bằng.</w:t>
      </w:r>
    </w:p>
    <w:p w:rsidR="00000000" w:rsidDel="00000000" w:rsidP="00000000" w:rsidRDefault="00000000" w:rsidRPr="00000000" w14:paraId="00000165">
      <w:pPr>
        <w:numPr>
          <w:ilvl w:val="1"/>
          <w:numId w:val="18"/>
        </w:numPr>
        <w:pBdr>
          <w:top w:space="0" w:sz="0" w:val="nil"/>
          <w:left w:space="0" w:sz="0" w:val="nil"/>
          <w:bottom w:space="0" w:sz="0" w:val="nil"/>
          <w:right w:space="0" w:sz="0" w:val="nil"/>
          <w:between w:space="0" w:sz="0" w:val="nil"/>
        </w:pBdr>
        <w:tabs>
          <w:tab w:val="left" w:leader="none" w:pos="180"/>
        </w:tabs>
        <w:spacing w:before="102" w:lineRule="auto"/>
        <w:ind w:left="180" w:right="116" w:hanging="270"/>
        <w:jc w:val="both"/>
        <w:rPr>
          <w:color w:val="000000"/>
        </w:rPr>
      </w:pPr>
      <w:r w:rsidDel="00000000" w:rsidR="00000000" w:rsidRPr="00000000">
        <w:rPr>
          <w:color w:val="000000"/>
          <w:rtl w:val="0"/>
        </w:rPr>
        <w:t xml:space="preserve">Kiến trúc sư lên phương án phối cảnh ngoại thất dựa trên yêu cầu về phong cách kiến trúc của Chủ Đầu Tư và phương án mặt bằng đã được hai bên thống nhất.</w:t>
      </w:r>
    </w:p>
    <w:p w:rsidR="00000000" w:rsidDel="00000000" w:rsidP="00000000" w:rsidRDefault="00000000" w:rsidRPr="00000000" w14:paraId="00000166">
      <w:pPr>
        <w:numPr>
          <w:ilvl w:val="1"/>
          <w:numId w:val="18"/>
        </w:numPr>
        <w:pBdr>
          <w:top w:space="0" w:sz="0" w:val="nil"/>
          <w:left w:space="0" w:sz="0" w:val="nil"/>
          <w:bottom w:space="0" w:sz="0" w:val="nil"/>
          <w:right w:space="0" w:sz="0" w:val="nil"/>
          <w:between w:space="0" w:sz="0" w:val="nil"/>
        </w:pBdr>
        <w:tabs>
          <w:tab w:val="left" w:leader="none" w:pos="180"/>
        </w:tabs>
        <w:spacing w:before="105" w:lineRule="auto"/>
        <w:ind w:left="180" w:right="108" w:hanging="270"/>
        <w:jc w:val="both"/>
        <w:rPr>
          <w:color w:val="000000"/>
        </w:rPr>
      </w:pPr>
      <w:r w:rsidDel="00000000" w:rsidR="00000000" w:rsidRPr="00000000">
        <w:rPr>
          <w:color w:val="000000"/>
          <w:rtl w:val="0"/>
        </w:rPr>
        <w:t xml:space="preserve">Chủ Đầu Tư và Kiến trúc sư chốt lại giai đoạn phương án và ký xác nhận trên hồ sơ các thành phần mặt bằng, mặt đứng và phối cảnh ngoại thất công trình.</w:t>
      </w:r>
    </w:p>
    <w:p w:rsidR="00000000" w:rsidDel="00000000" w:rsidP="00000000" w:rsidRDefault="00000000" w:rsidRPr="00000000" w14:paraId="00000167">
      <w:pPr>
        <w:numPr>
          <w:ilvl w:val="1"/>
          <w:numId w:val="18"/>
        </w:numPr>
        <w:pBdr>
          <w:top w:space="0" w:sz="0" w:val="nil"/>
          <w:left w:space="0" w:sz="0" w:val="nil"/>
          <w:bottom w:space="0" w:sz="0" w:val="nil"/>
          <w:right w:space="0" w:sz="0" w:val="nil"/>
          <w:between w:space="0" w:sz="0" w:val="nil"/>
        </w:pBdr>
        <w:tabs>
          <w:tab w:val="left" w:leader="none" w:pos="180"/>
        </w:tabs>
        <w:spacing w:before="108" w:lineRule="auto"/>
        <w:ind w:left="180" w:right="106" w:hanging="270"/>
        <w:jc w:val="both"/>
        <w:rPr>
          <w:color w:val="000000"/>
        </w:rPr>
      </w:pPr>
      <w:r w:rsidDel="00000000" w:rsidR="00000000" w:rsidRPr="00000000">
        <w:rPr>
          <w:color w:val="000000"/>
          <w:rtl w:val="0"/>
        </w:rPr>
        <w:t xml:space="preserve">Giai đoạn lập phương án là giai đoạn rất quan trọng. Chủ Đầu Tư nên đưa ra tất cả những yêu cầu, mong muốn của bản thân (từ hình thức kiến trúc, công năng sử dụng tới phong thủy kiến trúc,…) để được tư vấn phương án tối ưu nhất, cũng như tránh phát sinh chi phí do phải thiết kế từ đầu hoặc điều chỉnh bản vẽ quá nhiều ở giai đoạn sau.</w:t>
      </w:r>
    </w:p>
    <w:p w:rsidR="00000000" w:rsidDel="00000000" w:rsidP="00000000" w:rsidRDefault="00000000" w:rsidRPr="00000000" w14:paraId="00000168">
      <w:pPr>
        <w:numPr>
          <w:ilvl w:val="1"/>
          <w:numId w:val="18"/>
        </w:numPr>
        <w:pBdr>
          <w:top w:space="0" w:sz="0" w:val="nil"/>
          <w:left w:space="0" w:sz="0" w:val="nil"/>
          <w:bottom w:space="0" w:sz="0" w:val="nil"/>
          <w:right w:space="0" w:sz="0" w:val="nil"/>
          <w:between w:space="0" w:sz="0" w:val="nil"/>
        </w:pBdr>
        <w:tabs>
          <w:tab w:val="left" w:leader="none" w:pos="180"/>
        </w:tabs>
        <w:spacing w:before="107" w:lineRule="auto"/>
        <w:ind w:left="180" w:right="103" w:hanging="270"/>
        <w:jc w:val="both"/>
        <w:rPr>
          <w:color w:val="000000"/>
        </w:rPr>
      </w:pPr>
      <w:r w:rsidDel="00000000" w:rsidR="00000000" w:rsidRPr="00000000">
        <w:rPr>
          <w:color w:val="000000"/>
          <w:rtl w:val="0"/>
        </w:rPr>
        <w:t xml:space="preserve">Chủ Đầu Tư cùng với Kiến trúc sư phụ trách thực hiện kiểm tra phương án thiết kế cơ sở khớp với bản vẽ xin phép (trường hợp đã có giấy phép xây dựng), trước khi tiến hành giai đoạn thiết kế chi tiết.</w:t>
      </w:r>
    </w:p>
    <w:p w:rsidR="00000000" w:rsidDel="00000000" w:rsidP="00000000" w:rsidRDefault="00000000" w:rsidRPr="00000000" w14:paraId="00000169">
      <w:pPr>
        <w:numPr>
          <w:ilvl w:val="1"/>
          <w:numId w:val="18"/>
        </w:numPr>
        <w:pBdr>
          <w:top w:space="0" w:sz="0" w:val="nil"/>
          <w:left w:space="0" w:sz="0" w:val="nil"/>
          <w:bottom w:space="0" w:sz="0" w:val="nil"/>
          <w:right w:space="0" w:sz="0" w:val="nil"/>
          <w:between w:space="0" w:sz="0" w:val="nil"/>
        </w:pBdr>
        <w:tabs>
          <w:tab w:val="left" w:leader="none" w:pos="180"/>
        </w:tabs>
        <w:spacing w:before="101" w:lineRule="auto"/>
        <w:ind w:left="180" w:right="108" w:hanging="270"/>
        <w:jc w:val="both"/>
        <w:rPr>
          <w:color w:val="000000"/>
        </w:rPr>
      </w:pPr>
      <w:r w:rsidDel="00000000" w:rsidR="00000000" w:rsidRPr="00000000">
        <w:rPr>
          <w:color w:val="000000"/>
          <w:rtl w:val="0"/>
        </w:rPr>
        <w:t xml:space="preserve">Trường hợp Chủ Đầu Tư chưa xin phép xây dựng, sau khi thống nhất phương án mặt bằng kiến trúc và ký hợp đồng thiết kế, Đơn vị thiết kế sẽ thực hiện thiết kế phối cảnh. Chủ Đầu Tư nên sử dụng phương án thiết kế đã thống nhất để xin phép xây dựng nhằm thuận tiện cho công tác thi công hoàn công sau này.</w:t>
      </w:r>
    </w:p>
    <w:p w:rsidR="00000000" w:rsidDel="00000000" w:rsidP="00000000" w:rsidRDefault="00000000" w:rsidRPr="00000000" w14:paraId="0000016A">
      <w:pPr>
        <w:numPr>
          <w:ilvl w:val="1"/>
          <w:numId w:val="18"/>
        </w:numPr>
        <w:pBdr>
          <w:top w:space="0" w:sz="0" w:val="nil"/>
          <w:left w:space="0" w:sz="0" w:val="nil"/>
          <w:bottom w:space="0" w:sz="0" w:val="nil"/>
          <w:right w:space="0" w:sz="0" w:val="nil"/>
          <w:between w:space="0" w:sz="0" w:val="nil"/>
        </w:pBdr>
        <w:tabs>
          <w:tab w:val="left" w:leader="none" w:pos="180"/>
        </w:tabs>
        <w:spacing w:before="101" w:lineRule="auto"/>
        <w:ind w:left="180" w:right="110" w:hanging="270"/>
        <w:jc w:val="both"/>
        <w:rPr>
          <w:color w:val="000000"/>
        </w:rPr>
      </w:pPr>
      <w:r w:rsidDel="00000000" w:rsidR="00000000" w:rsidRPr="00000000">
        <w:rPr>
          <w:color w:val="000000"/>
          <w:rtl w:val="0"/>
        </w:rPr>
        <w:t xml:space="preserve">Trường hợp Chủ Đầu Tư đã xin phép xây dựng, Kiến trúc sư sẽ căn cứ trên Giấy phép xây dựng để lập phương án thiết kế cơ sở. Tất cả những yêu cầu về thiết kế từ Chủ Đầu Tư có nội dung không đúng với giấy phép phải được các bên xác nhận bằng văn bản.</w:t>
      </w:r>
    </w:p>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left" w:leader="none" w:pos="180"/>
        </w:tabs>
        <w:spacing w:before="7" w:lineRule="auto"/>
        <w:ind w:hanging="707"/>
        <w:rPr>
          <w:color w:val="000000"/>
        </w:rPr>
      </w:pPr>
      <w:r w:rsidDel="00000000" w:rsidR="00000000" w:rsidRPr="00000000">
        <w:rPr>
          <w:rtl w:val="0"/>
        </w:rPr>
      </w:r>
    </w:p>
    <w:p w:rsidR="00000000" w:rsidDel="00000000" w:rsidP="00000000" w:rsidRDefault="00000000" w:rsidRPr="00000000" w14:paraId="0000016C">
      <w:pPr>
        <w:pStyle w:val="Heading2"/>
        <w:numPr>
          <w:ilvl w:val="0"/>
          <w:numId w:val="18"/>
        </w:numPr>
        <w:tabs>
          <w:tab w:val="left" w:leader="none" w:pos="180"/>
        </w:tabs>
        <w:ind w:left="527" w:hanging="707"/>
        <w:rPr>
          <w:sz w:val="22"/>
          <w:szCs w:val="22"/>
        </w:rPr>
      </w:pPr>
      <w:r w:rsidDel="00000000" w:rsidR="00000000" w:rsidRPr="00000000">
        <w:rPr>
          <w:sz w:val="22"/>
          <w:szCs w:val="22"/>
          <w:rtl w:val="0"/>
        </w:rPr>
        <w:t xml:space="preserve">TRIỂN KHAI HỒ SƠ THIẾT KẾ KỸ THUẬT THI CÔNG (GIAI ĐOẠN 2)</w:t>
      </w:r>
    </w:p>
    <w:p w:rsidR="00000000" w:rsidDel="00000000" w:rsidP="00000000" w:rsidRDefault="00000000" w:rsidRPr="00000000" w14:paraId="0000016D">
      <w:pPr>
        <w:numPr>
          <w:ilvl w:val="1"/>
          <w:numId w:val="18"/>
        </w:numPr>
        <w:pBdr>
          <w:top w:space="0" w:sz="0" w:val="nil"/>
          <w:left w:space="0" w:sz="0" w:val="nil"/>
          <w:bottom w:space="0" w:sz="0" w:val="nil"/>
          <w:right w:space="0" w:sz="0" w:val="nil"/>
          <w:between w:space="0" w:sz="0" w:val="nil"/>
        </w:pBdr>
        <w:tabs>
          <w:tab w:val="left" w:leader="none" w:pos="180"/>
        </w:tabs>
        <w:spacing w:before="107" w:lineRule="auto"/>
        <w:ind w:left="180" w:right="103" w:hanging="270"/>
        <w:jc w:val="both"/>
        <w:rPr>
          <w:color w:val="000000"/>
        </w:rPr>
      </w:pPr>
      <w:r w:rsidDel="00000000" w:rsidR="00000000" w:rsidRPr="00000000">
        <w:rPr>
          <w:color w:val="000000"/>
          <w:rtl w:val="0"/>
        </w:rPr>
        <w:t xml:space="preserve">Hồ sơ thiết kế </w:t>
      </w:r>
      <w:r w:rsidDel="00000000" w:rsidR="00000000" w:rsidRPr="00000000">
        <w:rPr>
          <w:rtl w:val="0"/>
        </w:rPr>
        <w:t xml:space="preserve">kỹ</w:t>
      </w:r>
      <w:r w:rsidDel="00000000" w:rsidR="00000000" w:rsidRPr="00000000">
        <w:rPr>
          <w:color w:val="000000"/>
          <w:rtl w:val="0"/>
        </w:rPr>
        <w:t xml:space="preserve"> thuật thi công là hồ sơ chi tiết của các hạng mục: kiến trúc, kết cấu và điện nước.</w:t>
      </w:r>
    </w:p>
    <w:p w:rsidR="00000000" w:rsidDel="00000000" w:rsidP="00000000" w:rsidRDefault="00000000" w:rsidRPr="00000000" w14:paraId="0000016E">
      <w:pPr>
        <w:numPr>
          <w:ilvl w:val="1"/>
          <w:numId w:val="18"/>
        </w:numPr>
        <w:pBdr>
          <w:top w:space="0" w:sz="0" w:val="nil"/>
          <w:left w:space="0" w:sz="0" w:val="nil"/>
          <w:bottom w:space="0" w:sz="0" w:val="nil"/>
          <w:right w:space="0" w:sz="0" w:val="nil"/>
          <w:between w:space="0" w:sz="0" w:val="nil"/>
        </w:pBdr>
        <w:tabs>
          <w:tab w:val="left" w:leader="none" w:pos="180"/>
        </w:tabs>
        <w:spacing w:before="107" w:lineRule="auto"/>
        <w:ind w:left="180" w:right="103" w:hanging="270"/>
        <w:jc w:val="both"/>
        <w:rPr>
          <w:color w:val="000000"/>
        </w:rPr>
      </w:pPr>
      <w:r w:rsidDel="00000000" w:rsidR="00000000" w:rsidRPr="00000000">
        <w:rPr>
          <w:color w:val="000000"/>
          <w:rtl w:val="0"/>
        </w:rPr>
        <w:t xml:space="preserve">Chủ Đầu Tư lưu ý chỉ chỉnh sửa chi tiết thiết kế (nội thất, điện nước), không chỉnh sửa phần khung đã chốt trong giai đoạn thiết kế cơ sở. Chủ Đầu Tư nên tham khảo ý kiến tư vấn của Kiến trúc sư về những chi tiết cần chỉnh sửa trước khi đưa ra quyết định cuối cùng.</w:t>
      </w:r>
    </w:p>
    <w:p w:rsidR="00000000" w:rsidDel="00000000" w:rsidP="00000000" w:rsidRDefault="00000000" w:rsidRPr="00000000" w14:paraId="0000016F">
      <w:pPr>
        <w:numPr>
          <w:ilvl w:val="1"/>
          <w:numId w:val="18"/>
        </w:numPr>
        <w:pBdr>
          <w:top w:space="0" w:sz="0" w:val="nil"/>
          <w:left w:space="0" w:sz="0" w:val="nil"/>
          <w:bottom w:space="0" w:sz="0" w:val="nil"/>
          <w:right w:space="0" w:sz="0" w:val="nil"/>
          <w:between w:space="0" w:sz="0" w:val="nil"/>
        </w:pBdr>
        <w:tabs>
          <w:tab w:val="left" w:leader="none" w:pos="180"/>
        </w:tabs>
        <w:spacing w:before="107" w:lineRule="auto"/>
        <w:ind w:left="180" w:right="103" w:hanging="270"/>
        <w:jc w:val="both"/>
        <w:rPr>
          <w:color w:val="000000"/>
        </w:rPr>
      </w:pPr>
      <w:r w:rsidDel="00000000" w:rsidR="00000000" w:rsidRPr="00000000">
        <w:rPr>
          <w:color w:val="000000"/>
          <w:rtl w:val="0"/>
        </w:rPr>
        <w:t xml:space="preserve">Khi chỉnh sửa hồ sơ, Chủ Đầu Tư nên tham vấn các đơn vị hoặc cá nhân có chuyên môn để nội dung điều chỉnh không sai giấy phép xây dựng.</w:t>
      </w:r>
    </w:p>
    <w:p w:rsidR="00000000" w:rsidDel="00000000" w:rsidP="00000000" w:rsidRDefault="00000000" w:rsidRPr="00000000" w14:paraId="00000170">
      <w:pPr>
        <w:numPr>
          <w:ilvl w:val="1"/>
          <w:numId w:val="18"/>
        </w:numPr>
        <w:pBdr>
          <w:top w:space="0" w:sz="0" w:val="nil"/>
          <w:left w:space="0" w:sz="0" w:val="nil"/>
          <w:bottom w:space="0" w:sz="0" w:val="nil"/>
          <w:right w:space="0" w:sz="0" w:val="nil"/>
          <w:between w:space="0" w:sz="0" w:val="nil"/>
        </w:pBdr>
        <w:tabs>
          <w:tab w:val="left" w:leader="none" w:pos="180"/>
        </w:tabs>
        <w:spacing w:before="107" w:lineRule="auto"/>
        <w:ind w:left="180" w:right="103" w:hanging="270"/>
        <w:jc w:val="both"/>
        <w:rPr>
          <w:color w:val="000000"/>
        </w:rPr>
      </w:pPr>
      <w:r w:rsidDel="00000000" w:rsidR="00000000" w:rsidRPr="00000000">
        <w:rPr>
          <w:color w:val="000000"/>
          <w:rtl w:val="0"/>
        </w:rPr>
        <w:t xml:space="preserve">Sau khi chỉnh sửa, Chủ Đầu Tư bàn giao lại hồ sơ để Đơn vị thiết kế hoàn thiện hồ sơ </w:t>
      </w:r>
      <w:r w:rsidDel="00000000" w:rsidR="00000000" w:rsidRPr="00000000">
        <w:rPr>
          <w:rtl w:val="0"/>
        </w:rPr>
        <w:t xml:space="preserve">kỹ</w:t>
      </w:r>
      <w:r w:rsidDel="00000000" w:rsidR="00000000" w:rsidRPr="00000000">
        <w:rPr>
          <w:color w:val="000000"/>
          <w:rtl w:val="0"/>
        </w:rPr>
        <w:t xml:space="preserve"> thuật thi công.</w:t>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left" w:leader="none" w:pos="180"/>
        </w:tabs>
        <w:spacing w:before="8" w:lineRule="auto"/>
        <w:ind w:hanging="707"/>
        <w:rPr>
          <w:color w:val="000000"/>
        </w:rPr>
      </w:pPr>
      <w:r w:rsidDel="00000000" w:rsidR="00000000" w:rsidRPr="00000000">
        <w:rPr>
          <w:rtl w:val="0"/>
        </w:rPr>
      </w:r>
    </w:p>
    <w:p w:rsidR="00000000" w:rsidDel="00000000" w:rsidP="00000000" w:rsidRDefault="00000000" w:rsidRPr="00000000" w14:paraId="00000172">
      <w:pPr>
        <w:pStyle w:val="Heading2"/>
        <w:numPr>
          <w:ilvl w:val="0"/>
          <w:numId w:val="18"/>
        </w:numPr>
        <w:tabs>
          <w:tab w:val="left" w:leader="none" w:pos="180"/>
        </w:tabs>
        <w:ind w:left="527" w:hanging="707"/>
        <w:rPr>
          <w:sz w:val="22"/>
          <w:szCs w:val="22"/>
        </w:rPr>
      </w:pPr>
      <w:r w:rsidDel="00000000" w:rsidR="00000000" w:rsidRPr="00000000">
        <w:rPr>
          <w:sz w:val="22"/>
          <w:szCs w:val="22"/>
          <w:rtl w:val="0"/>
        </w:rPr>
        <w:t xml:space="preserve">CÔNG TÁC BÀN GIAO (GIAI ĐOẠN 3)</w:t>
      </w:r>
    </w:p>
    <w:p w:rsidR="00000000" w:rsidDel="00000000" w:rsidP="00000000" w:rsidRDefault="00000000" w:rsidRPr="00000000" w14:paraId="00000173">
      <w:pPr>
        <w:numPr>
          <w:ilvl w:val="1"/>
          <w:numId w:val="18"/>
        </w:numPr>
        <w:pBdr>
          <w:top w:space="0" w:sz="0" w:val="nil"/>
          <w:left w:space="0" w:sz="0" w:val="nil"/>
          <w:bottom w:space="0" w:sz="0" w:val="nil"/>
          <w:right w:space="0" w:sz="0" w:val="nil"/>
          <w:between w:space="0" w:sz="0" w:val="nil"/>
        </w:pBdr>
        <w:tabs>
          <w:tab w:val="left" w:leader="none" w:pos="180"/>
        </w:tabs>
        <w:spacing w:before="107" w:lineRule="auto"/>
        <w:ind w:left="180" w:right="103" w:hanging="270"/>
        <w:jc w:val="both"/>
        <w:rPr>
          <w:color w:val="000000"/>
        </w:rPr>
      </w:pPr>
      <w:r w:rsidDel="00000000" w:rsidR="00000000" w:rsidRPr="00000000">
        <w:rPr>
          <w:color w:val="000000"/>
          <w:rtl w:val="0"/>
        </w:rPr>
        <w:t xml:space="preserve">Sau khi những nhân sự liên quan ký vào hồ sơ thiết kế và hoàn tất đóng dấu, hồ sơ thiết kế sẽ được bàn giao cho Chủ Đầu Tư 02 (hai) bộ (01 bộ Chủ Đầu Tư sẽ bàn giao cho đội thi công, 01 bộ bìa nhũ tặng cho Chủ Đầu Tư).</w:t>
      </w:r>
    </w:p>
    <w:p w:rsidR="00000000" w:rsidDel="00000000" w:rsidP="00000000" w:rsidRDefault="00000000" w:rsidRPr="00000000" w14:paraId="00000174">
      <w:pPr>
        <w:numPr>
          <w:ilvl w:val="1"/>
          <w:numId w:val="18"/>
        </w:numPr>
        <w:pBdr>
          <w:top w:space="0" w:sz="0" w:val="nil"/>
          <w:left w:space="0" w:sz="0" w:val="nil"/>
          <w:bottom w:space="0" w:sz="0" w:val="nil"/>
          <w:right w:space="0" w:sz="0" w:val="nil"/>
          <w:between w:space="0" w:sz="0" w:val="nil"/>
        </w:pBdr>
        <w:tabs>
          <w:tab w:val="left" w:leader="none" w:pos="180"/>
        </w:tabs>
        <w:spacing w:before="107" w:lineRule="auto"/>
        <w:ind w:left="180" w:right="103" w:hanging="270"/>
        <w:jc w:val="both"/>
        <w:rPr>
          <w:color w:val="000000"/>
        </w:rPr>
      </w:pPr>
      <w:r w:rsidDel="00000000" w:rsidR="00000000" w:rsidRPr="00000000">
        <w:rPr>
          <w:color w:val="000000"/>
          <w:rtl w:val="0"/>
        </w:rPr>
        <w:t xml:space="preserve">Chủ Đầu Tư kiểm tra </w:t>
      </w:r>
      <w:r w:rsidDel="00000000" w:rsidR="00000000" w:rsidRPr="00000000">
        <w:rPr>
          <w:rtl w:val="0"/>
        </w:rPr>
        <w:t xml:space="preserve">kỹ</w:t>
      </w:r>
      <w:r w:rsidDel="00000000" w:rsidR="00000000" w:rsidRPr="00000000">
        <w:rPr>
          <w:color w:val="000000"/>
          <w:rtl w:val="0"/>
        </w:rPr>
        <w:t xml:space="preserve"> hồ sơ và ký xác nhận biên bản bàn giao để làm thủ tục thanh lý hợp đồng, thanh toán chi phí thiết kế theo hợp đồng.</w:t>
      </w:r>
      <w:r w:rsidDel="00000000" w:rsidR="00000000" w:rsidRPr="00000000">
        <w:rPr>
          <w:rtl w:val="0"/>
        </w:rPr>
      </w:r>
    </w:p>
    <w:sectPr>
      <w:headerReference r:id="rId9" w:type="default"/>
      <w:headerReference r:id="rId10" w:type="first"/>
      <w:headerReference r:id="rId11" w:type="even"/>
      <w:footerReference r:id="rId12" w:type="default"/>
      <w:pgSz w:h="16840" w:w="11910" w:orient="portrait"/>
      <w:pgMar w:bottom="720" w:top="1080" w:left="1267" w:right="1109"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Đinh Hoài Nam" w:id="0" w:date="2026-03-14T08:15:56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buộc phải có để tránh trường hợp thiết kế quá tay dẫn đến vượt ngân sách đầu tư</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5"/>
      <w:numFmt w:val="decimal"/>
      <w:lvlText w:val="%1."/>
      <w:lvlJc w:val="left"/>
      <w:pPr>
        <w:ind w:left="360" w:hanging="360"/>
      </w:pPr>
      <w:rPr/>
    </w:lvl>
    <w:lvl w:ilvl="1">
      <w:start w:val="1"/>
      <w:numFmt w:val="decimal"/>
      <w:lvlText w:val="%1.%2."/>
      <w:lvlJc w:val="left"/>
      <w:pPr>
        <w:ind w:left="459" w:hanging="360"/>
      </w:pPr>
      <w:rPr/>
    </w:lvl>
    <w:lvl w:ilvl="2">
      <w:start w:val="1"/>
      <w:numFmt w:val="decimal"/>
      <w:lvlText w:val="%1.%2.%3."/>
      <w:lvlJc w:val="left"/>
      <w:pPr>
        <w:ind w:left="918" w:hanging="720"/>
      </w:pPr>
      <w:rPr/>
    </w:lvl>
    <w:lvl w:ilvl="3">
      <w:start w:val="1"/>
      <w:numFmt w:val="decimal"/>
      <w:lvlText w:val="%1.%2.%3.%4."/>
      <w:lvlJc w:val="left"/>
      <w:pPr>
        <w:ind w:left="1017" w:hanging="720"/>
      </w:pPr>
      <w:rPr/>
    </w:lvl>
    <w:lvl w:ilvl="4">
      <w:start w:val="1"/>
      <w:numFmt w:val="decimal"/>
      <w:lvlText w:val="%1.%2.%3.%4.%5."/>
      <w:lvlJc w:val="left"/>
      <w:pPr>
        <w:ind w:left="1476" w:hanging="1080"/>
      </w:pPr>
      <w:rPr/>
    </w:lvl>
    <w:lvl w:ilvl="5">
      <w:start w:val="1"/>
      <w:numFmt w:val="decimal"/>
      <w:lvlText w:val="%1.%2.%3.%4.%5.%6."/>
      <w:lvlJc w:val="left"/>
      <w:pPr>
        <w:ind w:left="1575" w:hanging="1080"/>
      </w:pPr>
      <w:rPr/>
    </w:lvl>
    <w:lvl w:ilvl="6">
      <w:start w:val="1"/>
      <w:numFmt w:val="decimal"/>
      <w:lvlText w:val="%1.%2.%3.%4.%5.%6.%7."/>
      <w:lvlJc w:val="left"/>
      <w:pPr>
        <w:ind w:left="2034" w:hanging="1440"/>
      </w:pPr>
      <w:rPr/>
    </w:lvl>
    <w:lvl w:ilvl="7">
      <w:start w:val="1"/>
      <w:numFmt w:val="decimal"/>
      <w:lvlText w:val="%1.%2.%3.%4.%5.%6.%7.%8."/>
      <w:lvlJc w:val="left"/>
      <w:pPr>
        <w:ind w:left="2133" w:hanging="1440"/>
      </w:pPr>
      <w:rPr/>
    </w:lvl>
    <w:lvl w:ilvl="8">
      <w:start w:val="1"/>
      <w:numFmt w:val="decimal"/>
      <w:lvlText w:val="%1.%2.%3.%4.%5.%6.%7.%8.%9."/>
      <w:lvlJc w:val="left"/>
      <w:pPr>
        <w:ind w:left="2592" w:hanging="1800"/>
      </w:pPr>
      <w:rPr/>
    </w:lvl>
  </w:abstractNum>
  <w:abstractNum w:abstractNumId="4">
    <w:lvl w:ilvl="0">
      <w:start w:val="6"/>
      <w:numFmt w:val="decimal"/>
      <w:lvlText w:val="%1."/>
      <w:lvlJc w:val="left"/>
      <w:pPr>
        <w:ind w:left="360" w:hanging="360"/>
      </w:pPr>
      <w:rPr/>
    </w:lvl>
    <w:lvl w:ilvl="1">
      <w:start w:val="1"/>
      <w:numFmt w:val="decimal"/>
      <w:lvlText w:val="%1.%2."/>
      <w:lvlJc w:val="left"/>
      <w:pPr>
        <w:ind w:left="459" w:hanging="360"/>
      </w:pPr>
      <w:rPr/>
    </w:lvl>
    <w:lvl w:ilvl="2">
      <w:start w:val="1"/>
      <w:numFmt w:val="decimal"/>
      <w:lvlText w:val="%1.%2.%3."/>
      <w:lvlJc w:val="left"/>
      <w:pPr>
        <w:ind w:left="918" w:hanging="720"/>
      </w:pPr>
      <w:rPr/>
    </w:lvl>
    <w:lvl w:ilvl="3">
      <w:start w:val="1"/>
      <w:numFmt w:val="decimal"/>
      <w:lvlText w:val="%1.%2.%3.%4."/>
      <w:lvlJc w:val="left"/>
      <w:pPr>
        <w:ind w:left="1017" w:hanging="720"/>
      </w:pPr>
      <w:rPr/>
    </w:lvl>
    <w:lvl w:ilvl="4">
      <w:start w:val="1"/>
      <w:numFmt w:val="decimal"/>
      <w:lvlText w:val="%1.%2.%3.%4.%5."/>
      <w:lvlJc w:val="left"/>
      <w:pPr>
        <w:ind w:left="1476" w:hanging="1080"/>
      </w:pPr>
      <w:rPr/>
    </w:lvl>
    <w:lvl w:ilvl="5">
      <w:start w:val="1"/>
      <w:numFmt w:val="decimal"/>
      <w:lvlText w:val="%1.%2.%3.%4.%5.%6."/>
      <w:lvlJc w:val="left"/>
      <w:pPr>
        <w:ind w:left="1575" w:hanging="1080"/>
      </w:pPr>
      <w:rPr/>
    </w:lvl>
    <w:lvl w:ilvl="6">
      <w:start w:val="1"/>
      <w:numFmt w:val="decimal"/>
      <w:lvlText w:val="%1.%2.%3.%4.%5.%6.%7."/>
      <w:lvlJc w:val="left"/>
      <w:pPr>
        <w:ind w:left="2034" w:hanging="1440"/>
      </w:pPr>
      <w:rPr/>
    </w:lvl>
    <w:lvl w:ilvl="7">
      <w:start w:val="1"/>
      <w:numFmt w:val="decimal"/>
      <w:lvlText w:val="%1.%2.%3.%4.%5.%6.%7.%8."/>
      <w:lvlJc w:val="left"/>
      <w:pPr>
        <w:ind w:left="2133" w:hanging="1440"/>
      </w:pPr>
      <w:rPr/>
    </w:lvl>
    <w:lvl w:ilvl="8">
      <w:start w:val="1"/>
      <w:numFmt w:val="decimal"/>
      <w:lvlText w:val="%1.%2.%3.%4.%5.%6.%7.%8.%9."/>
      <w:lvlJc w:val="left"/>
      <w:pPr>
        <w:ind w:left="2592" w:hanging="1800"/>
      </w:pPr>
      <w:rPr/>
    </w:lvl>
  </w:abstractNum>
  <w:abstractNum w:abstractNumId="5">
    <w:lvl w:ilvl="0">
      <w:start w:val="7"/>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8"/>
      <w:numFmt w:val="decimal"/>
      <w:lvlText w:val="%1."/>
      <w:lvlJc w:val="left"/>
      <w:pPr>
        <w:ind w:left="360" w:hanging="360"/>
      </w:pPr>
      <w:rPr/>
    </w:lvl>
    <w:lvl w:ilvl="1">
      <w:start w:val="1"/>
      <w:numFmt w:val="decimal"/>
      <w:lvlText w:val="%1.%2."/>
      <w:lvlJc w:val="left"/>
      <w:pPr>
        <w:ind w:left="460" w:hanging="360"/>
      </w:pPr>
      <w:rPr>
        <w:b w:val="1"/>
        <w:bCs w:val="1"/>
      </w:rPr>
    </w:lvl>
    <w:lvl w:ilvl="2">
      <w:start w:val="1"/>
      <w:numFmt w:val="lowerLetter"/>
      <w:lvlText w:val="%3)"/>
      <w:lvlJc w:val="left"/>
      <w:pPr>
        <w:ind w:left="920" w:hanging="720"/>
      </w:pPr>
      <w:rPr>
        <w:rFonts w:ascii="Times New Roman" w:cs="Times New Roman" w:eastAsia="Times New Roman" w:hAnsi="Times New Roman"/>
      </w:rPr>
    </w:lvl>
    <w:lvl w:ilvl="3">
      <w:start w:val="1"/>
      <w:numFmt w:val="decimal"/>
      <w:lvlText w:val="%1.%2.%3.%4."/>
      <w:lvlJc w:val="left"/>
      <w:pPr>
        <w:ind w:left="1020" w:hanging="720"/>
      </w:pPr>
      <w:rPr/>
    </w:lvl>
    <w:lvl w:ilvl="4">
      <w:start w:val="1"/>
      <w:numFmt w:val="decimal"/>
      <w:lvlText w:val="%1.%2.%3.%4.%5."/>
      <w:lvlJc w:val="left"/>
      <w:pPr>
        <w:ind w:left="1480" w:hanging="1080"/>
      </w:pPr>
      <w:rPr/>
    </w:lvl>
    <w:lvl w:ilvl="5">
      <w:start w:val="1"/>
      <w:numFmt w:val="decimal"/>
      <w:lvlText w:val="%1.%2.%3.%4.%5.%6."/>
      <w:lvlJc w:val="left"/>
      <w:pPr>
        <w:ind w:left="1580" w:hanging="1080"/>
      </w:pPr>
      <w:rPr/>
    </w:lvl>
    <w:lvl w:ilvl="6">
      <w:start w:val="1"/>
      <w:numFmt w:val="decimal"/>
      <w:lvlText w:val="%1.%2.%3.%4.%5.%6.%7."/>
      <w:lvlJc w:val="left"/>
      <w:pPr>
        <w:ind w:left="2040" w:hanging="1440"/>
      </w:pPr>
      <w:rPr/>
    </w:lvl>
    <w:lvl w:ilvl="7">
      <w:start w:val="1"/>
      <w:numFmt w:val="decimal"/>
      <w:lvlText w:val="%1.%2.%3.%4.%5.%6.%7.%8."/>
      <w:lvlJc w:val="left"/>
      <w:pPr>
        <w:ind w:left="2140" w:hanging="1440"/>
      </w:pPr>
      <w:rPr/>
    </w:lvl>
    <w:lvl w:ilvl="8">
      <w:start w:val="1"/>
      <w:numFmt w:val="decimal"/>
      <w:lvlText w:val="%1.%2.%3.%4.%5.%6.%7.%8.%9."/>
      <w:lvlJc w:val="left"/>
      <w:pPr>
        <w:ind w:left="2600" w:hanging="1800"/>
      </w:pPr>
      <w:rPr/>
    </w:lvl>
  </w:abstractNum>
  <w:abstractNum w:abstractNumId="7">
    <w:lvl w:ilvl="0">
      <w:start w:val="9"/>
      <w:numFmt w:val="decimal"/>
      <w:lvlText w:val="%1."/>
      <w:lvlJc w:val="left"/>
      <w:pPr>
        <w:ind w:left="360" w:hanging="360"/>
      </w:pPr>
      <w:rPr/>
    </w:lvl>
    <w:lvl w:ilvl="1">
      <w:start w:val="1"/>
      <w:numFmt w:val="decimal"/>
      <w:lvlText w:val="%1.%2."/>
      <w:lvlJc w:val="left"/>
      <w:pPr>
        <w:ind w:left="459" w:hanging="360"/>
      </w:pPr>
      <w:rPr/>
    </w:lvl>
    <w:lvl w:ilvl="2">
      <w:start w:val="1"/>
      <w:numFmt w:val="decimal"/>
      <w:lvlText w:val="%1.%2.%3."/>
      <w:lvlJc w:val="left"/>
      <w:pPr>
        <w:ind w:left="918" w:hanging="720"/>
      </w:pPr>
      <w:rPr/>
    </w:lvl>
    <w:lvl w:ilvl="3">
      <w:start w:val="1"/>
      <w:numFmt w:val="decimal"/>
      <w:lvlText w:val="%1.%2.%3.%4."/>
      <w:lvlJc w:val="left"/>
      <w:pPr>
        <w:ind w:left="1017" w:hanging="720"/>
      </w:pPr>
      <w:rPr/>
    </w:lvl>
    <w:lvl w:ilvl="4">
      <w:start w:val="1"/>
      <w:numFmt w:val="decimal"/>
      <w:lvlText w:val="%1.%2.%3.%4.%5."/>
      <w:lvlJc w:val="left"/>
      <w:pPr>
        <w:ind w:left="1476" w:hanging="1080"/>
      </w:pPr>
      <w:rPr/>
    </w:lvl>
    <w:lvl w:ilvl="5">
      <w:start w:val="1"/>
      <w:numFmt w:val="decimal"/>
      <w:lvlText w:val="%1.%2.%3.%4.%5.%6."/>
      <w:lvlJc w:val="left"/>
      <w:pPr>
        <w:ind w:left="1575" w:hanging="1080"/>
      </w:pPr>
      <w:rPr/>
    </w:lvl>
    <w:lvl w:ilvl="6">
      <w:start w:val="1"/>
      <w:numFmt w:val="decimal"/>
      <w:lvlText w:val="%1.%2.%3.%4.%5.%6.%7."/>
      <w:lvlJc w:val="left"/>
      <w:pPr>
        <w:ind w:left="2034" w:hanging="1440"/>
      </w:pPr>
      <w:rPr/>
    </w:lvl>
    <w:lvl w:ilvl="7">
      <w:start w:val="1"/>
      <w:numFmt w:val="decimal"/>
      <w:lvlText w:val="%1.%2.%3.%4.%5.%6.%7.%8."/>
      <w:lvlJc w:val="left"/>
      <w:pPr>
        <w:ind w:left="2133" w:hanging="1440"/>
      </w:pPr>
      <w:rPr/>
    </w:lvl>
    <w:lvl w:ilvl="8">
      <w:start w:val="1"/>
      <w:numFmt w:val="decimal"/>
      <w:lvlText w:val="%1.%2.%3.%4.%5.%6.%7.%8.%9."/>
      <w:lvlJc w:val="left"/>
      <w:pPr>
        <w:ind w:left="2592" w:hanging="1800"/>
      </w:pPr>
      <w:rPr/>
    </w:lvl>
  </w:abstractNum>
  <w:abstractNum w:abstractNumId="8">
    <w:lvl w:ilvl="0">
      <w:start w:val="2"/>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4"/>
      <w:numFmt w:val="decimal"/>
      <w:lvlText w:val="%1."/>
      <w:lvlJc w:val="left"/>
      <w:pPr>
        <w:ind w:left="360" w:hanging="360"/>
      </w:pPr>
      <w:rPr/>
    </w:lvl>
    <w:lvl w:ilvl="1">
      <w:start w:val="1"/>
      <w:numFmt w:val="decimal"/>
      <w:lvlText w:val="%1.%2."/>
      <w:lvlJc w:val="left"/>
      <w:pPr>
        <w:ind w:left="459" w:hanging="360"/>
      </w:pPr>
      <w:rPr>
        <w:b w:val="1"/>
        <w:bCs w:val="1"/>
      </w:rPr>
    </w:lvl>
    <w:lvl w:ilvl="2">
      <w:start w:val="1"/>
      <w:numFmt w:val="decimal"/>
      <w:lvlText w:val="%1.%2.%3."/>
      <w:lvlJc w:val="left"/>
      <w:pPr>
        <w:ind w:left="918" w:hanging="720"/>
      </w:pPr>
      <w:rPr/>
    </w:lvl>
    <w:lvl w:ilvl="3">
      <w:start w:val="1"/>
      <w:numFmt w:val="decimal"/>
      <w:lvlText w:val="%1.%2.%3.%4."/>
      <w:lvlJc w:val="left"/>
      <w:pPr>
        <w:ind w:left="1017" w:hanging="720"/>
      </w:pPr>
      <w:rPr/>
    </w:lvl>
    <w:lvl w:ilvl="4">
      <w:start w:val="1"/>
      <w:numFmt w:val="decimal"/>
      <w:lvlText w:val="%1.%2.%3.%4.%5."/>
      <w:lvlJc w:val="left"/>
      <w:pPr>
        <w:ind w:left="1476" w:hanging="1080"/>
      </w:pPr>
      <w:rPr/>
    </w:lvl>
    <w:lvl w:ilvl="5">
      <w:start w:val="1"/>
      <w:numFmt w:val="decimal"/>
      <w:lvlText w:val="%1.%2.%3.%4.%5.%6."/>
      <w:lvlJc w:val="left"/>
      <w:pPr>
        <w:ind w:left="1575" w:hanging="1080"/>
      </w:pPr>
      <w:rPr/>
    </w:lvl>
    <w:lvl w:ilvl="6">
      <w:start w:val="1"/>
      <w:numFmt w:val="decimal"/>
      <w:lvlText w:val="%1.%2.%3.%4.%5.%6.%7."/>
      <w:lvlJc w:val="left"/>
      <w:pPr>
        <w:ind w:left="2034" w:hanging="1440"/>
      </w:pPr>
      <w:rPr/>
    </w:lvl>
    <w:lvl w:ilvl="7">
      <w:start w:val="1"/>
      <w:numFmt w:val="decimal"/>
      <w:lvlText w:val="%1.%2.%3.%4.%5.%6.%7.%8."/>
      <w:lvlJc w:val="left"/>
      <w:pPr>
        <w:ind w:left="2133" w:hanging="1440"/>
      </w:pPr>
      <w:rPr/>
    </w:lvl>
    <w:lvl w:ilvl="8">
      <w:start w:val="1"/>
      <w:numFmt w:val="decimal"/>
      <w:lvlText w:val="%1.%2.%3.%4.%5.%6.%7.%8.%9."/>
      <w:lvlJc w:val="left"/>
      <w:pPr>
        <w:ind w:left="2592" w:hanging="1800"/>
      </w:pPr>
      <w:rPr/>
    </w:lvl>
  </w:abstractNum>
  <w:abstractNum w:abstractNumId="10">
    <w:lvl w:ilvl="0">
      <w:start w:val="1"/>
      <w:numFmt w:val="bullet"/>
      <w:lvlText w:val="▪"/>
      <w:lvlJc w:val="left"/>
      <w:pPr>
        <w:ind w:left="458" w:hanging="360"/>
      </w:pPr>
      <w:rPr>
        <w:rFonts w:ascii="Noto Sans Symbols" w:cs="Noto Sans Symbols" w:eastAsia="Noto Sans Symbols" w:hAnsi="Noto Sans Symbols"/>
      </w:rPr>
    </w:lvl>
    <w:lvl w:ilvl="1">
      <w:start w:val="1"/>
      <w:numFmt w:val="bullet"/>
      <w:lvlText w:val="o"/>
      <w:lvlJc w:val="left"/>
      <w:pPr>
        <w:ind w:left="1178" w:hanging="360"/>
      </w:pPr>
      <w:rPr>
        <w:rFonts w:ascii="Courier New" w:cs="Courier New" w:eastAsia="Courier New" w:hAnsi="Courier New"/>
      </w:rPr>
    </w:lvl>
    <w:lvl w:ilvl="2">
      <w:start w:val="1"/>
      <w:numFmt w:val="bullet"/>
      <w:lvlText w:val="▪"/>
      <w:lvlJc w:val="left"/>
      <w:pPr>
        <w:ind w:left="1898" w:hanging="360"/>
      </w:pPr>
      <w:rPr>
        <w:rFonts w:ascii="Noto Sans Symbols" w:cs="Noto Sans Symbols" w:eastAsia="Noto Sans Symbols" w:hAnsi="Noto Sans Symbols"/>
      </w:rPr>
    </w:lvl>
    <w:lvl w:ilvl="3">
      <w:start w:val="1"/>
      <w:numFmt w:val="bullet"/>
      <w:lvlText w:val="●"/>
      <w:lvlJc w:val="left"/>
      <w:pPr>
        <w:ind w:left="2618" w:hanging="360"/>
      </w:pPr>
      <w:rPr>
        <w:rFonts w:ascii="Noto Sans Symbols" w:cs="Noto Sans Symbols" w:eastAsia="Noto Sans Symbols" w:hAnsi="Noto Sans Symbols"/>
      </w:rPr>
    </w:lvl>
    <w:lvl w:ilvl="4">
      <w:start w:val="1"/>
      <w:numFmt w:val="bullet"/>
      <w:lvlText w:val="o"/>
      <w:lvlJc w:val="left"/>
      <w:pPr>
        <w:ind w:left="3338" w:hanging="360"/>
      </w:pPr>
      <w:rPr>
        <w:rFonts w:ascii="Courier New" w:cs="Courier New" w:eastAsia="Courier New" w:hAnsi="Courier New"/>
      </w:rPr>
    </w:lvl>
    <w:lvl w:ilvl="5">
      <w:start w:val="1"/>
      <w:numFmt w:val="bullet"/>
      <w:lvlText w:val="▪"/>
      <w:lvlJc w:val="left"/>
      <w:pPr>
        <w:ind w:left="4058" w:hanging="360"/>
      </w:pPr>
      <w:rPr>
        <w:rFonts w:ascii="Noto Sans Symbols" w:cs="Noto Sans Symbols" w:eastAsia="Noto Sans Symbols" w:hAnsi="Noto Sans Symbols"/>
      </w:rPr>
    </w:lvl>
    <w:lvl w:ilvl="6">
      <w:start w:val="1"/>
      <w:numFmt w:val="bullet"/>
      <w:lvlText w:val="●"/>
      <w:lvlJc w:val="left"/>
      <w:pPr>
        <w:ind w:left="4778" w:hanging="360"/>
      </w:pPr>
      <w:rPr>
        <w:rFonts w:ascii="Noto Sans Symbols" w:cs="Noto Sans Symbols" w:eastAsia="Noto Sans Symbols" w:hAnsi="Noto Sans Symbols"/>
      </w:rPr>
    </w:lvl>
    <w:lvl w:ilvl="7">
      <w:start w:val="1"/>
      <w:numFmt w:val="bullet"/>
      <w:lvlText w:val="o"/>
      <w:lvlJc w:val="left"/>
      <w:pPr>
        <w:ind w:left="5498" w:hanging="360"/>
      </w:pPr>
      <w:rPr>
        <w:rFonts w:ascii="Courier New" w:cs="Courier New" w:eastAsia="Courier New" w:hAnsi="Courier New"/>
      </w:rPr>
    </w:lvl>
    <w:lvl w:ilvl="8">
      <w:start w:val="1"/>
      <w:numFmt w:val="bullet"/>
      <w:lvlText w:val="▪"/>
      <w:lvlJc w:val="left"/>
      <w:pPr>
        <w:ind w:left="6218" w:hanging="360"/>
      </w:pPr>
      <w:rPr>
        <w:rFonts w:ascii="Noto Sans Symbols" w:cs="Noto Sans Symbols" w:eastAsia="Noto Sans Symbols" w:hAnsi="Noto Sans Symbols"/>
      </w:rPr>
    </w:lvl>
  </w:abstractNum>
  <w:abstractNum w:abstractNumId="11">
    <w:lvl w:ilvl="0">
      <w:start w:val="9"/>
      <w:numFmt w:val="decimal"/>
      <w:lvlText w:val="%1"/>
      <w:lvlJc w:val="left"/>
      <w:pPr>
        <w:ind w:left="647" w:hanging="548"/>
      </w:pPr>
      <w:rPr/>
    </w:lvl>
    <w:lvl w:ilvl="1">
      <w:start w:val="1"/>
      <w:numFmt w:val="decimal"/>
      <w:lvlText w:val="%1.%2."/>
      <w:lvlJc w:val="left"/>
      <w:pPr>
        <w:ind w:left="647" w:hanging="548"/>
      </w:pPr>
      <w:rPr>
        <w:rFonts w:ascii="Times New Roman" w:cs="Times New Roman" w:eastAsia="Times New Roman" w:hAnsi="Times New Roman"/>
        <w:sz w:val="24"/>
        <w:szCs w:val="24"/>
      </w:rPr>
    </w:lvl>
    <w:lvl w:ilvl="2">
      <w:start w:val="1"/>
      <w:numFmt w:val="lowerLetter"/>
      <w:lvlText w:val="%3)"/>
      <w:lvlJc w:val="left"/>
      <w:pPr>
        <w:ind w:left="1007" w:hanging="360"/>
      </w:pPr>
      <w:rPr>
        <w:rFonts w:ascii="Times New Roman" w:cs="Times New Roman" w:eastAsia="Times New Roman" w:hAnsi="Times New Roman"/>
        <w:sz w:val="24"/>
        <w:szCs w:val="24"/>
      </w:rPr>
    </w:lvl>
    <w:lvl w:ilvl="3">
      <w:start w:val="0"/>
      <w:numFmt w:val="bullet"/>
      <w:lvlText w:val="•"/>
      <w:lvlJc w:val="left"/>
      <w:pPr>
        <w:ind w:left="2908" w:hanging="360"/>
      </w:pPr>
      <w:rPr/>
    </w:lvl>
    <w:lvl w:ilvl="4">
      <w:start w:val="0"/>
      <w:numFmt w:val="bullet"/>
      <w:lvlText w:val="•"/>
      <w:lvlJc w:val="left"/>
      <w:pPr>
        <w:ind w:left="3862" w:hanging="360"/>
      </w:pPr>
      <w:rPr/>
    </w:lvl>
    <w:lvl w:ilvl="5">
      <w:start w:val="0"/>
      <w:numFmt w:val="bullet"/>
      <w:lvlText w:val="•"/>
      <w:lvlJc w:val="left"/>
      <w:pPr>
        <w:ind w:left="4816" w:hanging="360"/>
      </w:pPr>
      <w:rPr/>
    </w:lvl>
    <w:lvl w:ilvl="6">
      <w:start w:val="0"/>
      <w:numFmt w:val="bullet"/>
      <w:lvlText w:val="•"/>
      <w:lvlJc w:val="left"/>
      <w:pPr>
        <w:ind w:left="5770" w:hanging="360"/>
      </w:pPr>
      <w:rPr/>
    </w:lvl>
    <w:lvl w:ilvl="7">
      <w:start w:val="0"/>
      <w:numFmt w:val="bullet"/>
      <w:lvlText w:val="•"/>
      <w:lvlJc w:val="left"/>
      <w:pPr>
        <w:ind w:left="6724" w:hanging="360"/>
      </w:pPr>
      <w:rPr/>
    </w:lvl>
    <w:lvl w:ilvl="8">
      <w:start w:val="0"/>
      <w:numFmt w:val="bullet"/>
      <w:lvlText w:val="•"/>
      <w:lvlJc w:val="left"/>
      <w:pPr>
        <w:ind w:left="7678"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829"/>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17">
    <w:lvl w:ilvl="0">
      <w:start w:val="5"/>
      <w:numFmt w:val="decimal"/>
      <w:lvlText w:val="%1"/>
      <w:lvlJc w:val="left"/>
      <w:pPr>
        <w:ind w:left="640" w:hanging="540"/>
      </w:pPr>
      <w:rPr/>
    </w:lvl>
    <w:lvl w:ilvl="1">
      <w:start w:val="1"/>
      <w:numFmt w:val="decimal"/>
      <w:lvlText w:val="%1.%2."/>
      <w:lvlJc w:val="left"/>
      <w:pPr>
        <w:ind w:left="640" w:hanging="540"/>
      </w:pPr>
      <w:rPr>
        <w:rFonts w:ascii="Times New Roman" w:cs="Times New Roman" w:eastAsia="Times New Roman" w:hAnsi="Times New Roman"/>
        <w:sz w:val="24"/>
        <w:szCs w:val="24"/>
      </w:rPr>
    </w:lvl>
    <w:lvl w:ilvl="2">
      <w:start w:val="1"/>
      <w:numFmt w:val="lowerLetter"/>
      <w:lvlText w:val="%3)"/>
      <w:lvlJc w:val="left"/>
      <w:pPr>
        <w:ind w:left="1007" w:hanging="360"/>
      </w:pPr>
      <w:rPr>
        <w:rFonts w:ascii="Times New Roman" w:cs="Times New Roman" w:eastAsia="Times New Roman" w:hAnsi="Times New Roman"/>
        <w:sz w:val="24"/>
        <w:szCs w:val="24"/>
      </w:rPr>
    </w:lvl>
    <w:lvl w:ilvl="3">
      <w:start w:val="0"/>
      <w:numFmt w:val="bullet"/>
      <w:lvlText w:val="•"/>
      <w:lvlJc w:val="left"/>
      <w:pPr>
        <w:ind w:left="2908" w:hanging="360"/>
      </w:pPr>
      <w:rPr/>
    </w:lvl>
    <w:lvl w:ilvl="4">
      <w:start w:val="0"/>
      <w:numFmt w:val="bullet"/>
      <w:lvlText w:val="•"/>
      <w:lvlJc w:val="left"/>
      <w:pPr>
        <w:ind w:left="3862" w:hanging="360"/>
      </w:pPr>
      <w:rPr/>
    </w:lvl>
    <w:lvl w:ilvl="5">
      <w:start w:val="0"/>
      <w:numFmt w:val="bullet"/>
      <w:lvlText w:val="•"/>
      <w:lvlJc w:val="left"/>
      <w:pPr>
        <w:ind w:left="4816" w:hanging="360"/>
      </w:pPr>
      <w:rPr/>
    </w:lvl>
    <w:lvl w:ilvl="6">
      <w:start w:val="0"/>
      <w:numFmt w:val="bullet"/>
      <w:lvlText w:val="•"/>
      <w:lvlJc w:val="left"/>
      <w:pPr>
        <w:ind w:left="5770" w:hanging="360"/>
      </w:pPr>
      <w:rPr/>
    </w:lvl>
    <w:lvl w:ilvl="7">
      <w:start w:val="0"/>
      <w:numFmt w:val="bullet"/>
      <w:lvlText w:val="•"/>
      <w:lvlJc w:val="left"/>
      <w:pPr>
        <w:ind w:left="6724" w:hanging="360"/>
      </w:pPr>
      <w:rPr/>
    </w:lvl>
    <w:lvl w:ilvl="8">
      <w:start w:val="0"/>
      <w:numFmt w:val="bullet"/>
      <w:lvlText w:val="•"/>
      <w:lvlJc w:val="left"/>
      <w:pPr>
        <w:ind w:left="7678" w:hanging="360"/>
      </w:pPr>
      <w:rPr/>
    </w:lvl>
  </w:abstractNum>
  <w:abstractNum w:abstractNumId="18">
    <w:lvl w:ilvl="0">
      <w:start w:val="1"/>
      <w:numFmt w:val="decimal"/>
      <w:lvlText w:val="%1."/>
      <w:lvlJc w:val="left"/>
      <w:pPr>
        <w:ind w:left="527" w:hanging="427"/>
      </w:pPr>
      <w:rPr>
        <w:rFonts w:ascii="Times New Roman" w:cs="Times New Roman" w:eastAsia="Times New Roman" w:hAnsi="Times New Roman"/>
        <w:b w:val="1"/>
        <w:bCs w:val="1"/>
        <w:sz w:val="24"/>
        <w:szCs w:val="24"/>
      </w:rPr>
    </w:lvl>
    <w:lvl w:ilvl="1">
      <w:start w:val="0"/>
      <w:numFmt w:val="bullet"/>
      <w:lvlText w:val="-"/>
      <w:lvlJc w:val="left"/>
      <w:pPr>
        <w:ind w:left="820" w:hanging="288"/>
      </w:pPr>
      <w:rPr>
        <w:rFonts w:ascii="Times New Roman" w:cs="Times New Roman" w:eastAsia="Times New Roman" w:hAnsi="Times New Roman"/>
        <w:b w:val="1"/>
        <w:bCs w:val="1"/>
        <w:sz w:val="24"/>
        <w:szCs w:val="24"/>
      </w:rPr>
    </w:lvl>
    <w:lvl w:ilvl="2">
      <w:start w:val="0"/>
      <w:numFmt w:val="bullet"/>
      <w:lvlText w:val="●"/>
      <w:lvlJc w:val="left"/>
      <w:pPr>
        <w:ind w:left="1094" w:hanging="285"/>
      </w:pPr>
      <w:rPr>
        <w:rFonts w:ascii="Noto Sans Symbols" w:cs="Noto Sans Symbols" w:eastAsia="Noto Sans Symbols" w:hAnsi="Noto Sans Symbols"/>
        <w:sz w:val="24"/>
        <w:szCs w:val="24"/>
      </w:rPr>
    </w:lvl>
    <w:lvl w:ilvl="3">
      <w:start w:val="0"/>
      <w:numFmt w:val="bullet"/>
      <w:lvlText w:val="•"/>
      <w:lvlJc w:val="left"/>
      <w:pPr>
        <w:ind w:left="1180" w:hanging="286"/>
      </w:pPr>
      <w:rPr/>
    </w:lvl>
    <w:lvl w:ilvl="4">
      <w:start w:val="0"/>
      <w:numFmt w:val="bullet"/>
      <w:lvlText w:val="•"/>
      <w:lvlJc w:val="left"/>
      <w:pPr>
        <w:ind w:left="2372" w:hanging="286"/>
      </w:pPr>
      <w:rPr/>
    </w:lvl>
    <w:lvl w:ilvl="5">
      <w:start w:val="0"/>
      <w:numFmt w:val="bullet"/>
      <w:lvlText w:val="•"/>
      <w:lvlJc w:val="left"/>
      <w:pPr>
        <w:ind w:left="3564" w:hanging="286.00000000000045"/>
      </w:pPr>
      <w:rPr/>
    </w:lvl>
    <w:lvl w:ilvl="6">
      <w:start w:val="0"/>
      <w:numFmt w:val="bullet"/>
      <w:lvlText w:val="•"/>
      <w:lvlJc w:val="left"/>
      <w:pPr>
        <w:ind w:left="4757" w:hanging="286"/>
      </w:pPr>
      <w:rPr/>
    </w:lvl>
    <w:lvl w:ilvl="7">
      <w:start w:val="0"/>
      <w:numFmt w:val="bullet"/>
      <w:lvlText w:val="•"/>
      <w:lvlJc w:val="left"/>
      <w:pPr>
        <w:ind w:left="5949" w:hanging="286"/>
      </w:pPr>
      <w:rPr/>
    </w:lvl>
    <w:lvl w:ilvl="8">
      <w:start w:val="0"/>
      <w:numFmt w:val="bullet"/>
      <w:lvlText w:val="•"/>
      <w:lvlJc w:val="left"/>
      <w:pPr>
        <w:ind w:left="7141" w:hanging="286"/>
      </w:pPr>
      <w:rPr/>
    </w:lvl>
  </w:abstractNum>
  <w:abstractNum w:abstractNumId="19">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bullet"/>
      <w:lvlText w:val="●"/>
      <w:lvlJc w:val="left"/>
      <w:pPr>
        <w:ind w:left="360" w:hanging="360"/>
      </w:pPr>
      <w:rPr>
        <w:rFonts w:ascii="Noto Sans Symbols" w:cs="Noto Sans Symbols" w:eastAsia="Noto Sans Symbols" w:hAnsi="Noto Sans Symbols"/>
      </w:rPr>
    </w:lvl>
    <w:lvl w:ilvl="4">
      <w:start w:val="1"/>
      <w:numFmt w:val="decimal"/>
      <w:lvlText w:val="%1.%2.%3.●.%5."/>
      <w:lvlJc w:val="left"/>
      <w:pPr>
        <w:ind w:left="1080" w:hanging="1080"/>
      </w:pPr>
      <w:rPr/>
    </w:lvl>
    <w:lvl w:ilvl="5">
      <w:start w:val="1"/>
      <w:numFmt w:val="decimal"/>
      <w:lvlText w:val="%1.%2.%3.●.%5.%6."/>
      <w:lvlJc w:val="left"/>
      <w:pPr>
        <w:ind w:left="1080" w:hanging="1080"/>
      </w:pPr>
      <w:rPr/>
    </w:lvl>
    <w:lvl w:ilvl="6">
      <w:start w:val="1"/>
      <w:numFmt w:val="decimal"/>
      <w:lvlText w:val="%1.%2.%3.●.%5.%6.%7."/>
      <w:lvlJc w:val="left"/>
      <w:pPr>
        <w:ind w:left="1440" w:hanging="1440"/>
      </w:pPr>
      <w:rPr/>
    </w:lvl>
    <w:lvl w:ilvl="7">
      <w:start w:val="1"/>
      <w:numFmt w:val="decimal"/>
      <w:lvlText w:val="%1.%2.%3.●.%5.%6.%7.%8."/>
      <w:lvlJc w:val="left"/>
      <w:pPr>
        <w:ind w:left="1440" w:hanging="1440"/>
      </w:pPr>
      <w:rPr/>
    </w:lvl>
    <w:lvl w:ilvl="8">
      <w:start w:val="1"/>
      <w:numFmt w:val="decimal"/>
      <w:lvlText w:val="%1.%2.%3.●.%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5" w:lineRule="auto"/>
      <w:ind w:left="792" w:right="800"/>
      <w:jc w:val="center"/>
    </w:pPr>
    <w:rPr>
      <w:b w:val="1"/>
      <w:bCs w:val="1"/>
      <w:sz w:val="36"/>
      <w:szCs w:val="36"/>
    </w:rPr>
  </w:style>
  <w:style w:type="paragraph" w:styleId="Heading2">
    <w:name w:val="heading 2"/>
    <w:basedOn w:val="Normal"/>
    <w:next w:val="Normal"/>
    <w:pPr>
      <w:ind w:left="100" w:hanging="361"/>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before="119"/>
      <w:ind w:left="1360" w:hanging="361"/>
      <w:jc w:val="both"/>
    </w:pPr>
  </w:style>
  <w:style w:type="paragraph" w:styleId="TableParagraph" w:customStyle="1">
    <w:name w:val="Table Paragraph"/>
    <w:basedOn w:val="Normal"/>
    <w:uiPriority w:val="1"/>
    <w:qFormat w:val="1"/>
    <w:pPr>
      <w:spacing w:before="59"/>
      <w:ind w:left="32"/>
      <w:jc w:val="center"/>
    </w:pPr>
  </w:style>
  <w:style w:type="paragraph" w:styleId="Header">
    <w:name w:val="header"/>
    <w:basedOn w:val="Normal"/>
    <w:link w:val="HeaderChar"/>
    <w:uiPriority w:val="99"/>
    <w:unhideWhenUsed w:val="1"/>
    <w:rsid w:val="00A80DF5"/>
    <w:pPr>
      <w:tabs>
        <w:tab w:val="center" w:pos="4680"/>
        <w:tab w:val="right" w:pos="9360"/>
      </w:tabs>
    </w:pPr>
  </w:style>
  <w:style w:type="character" w:styleId="HeaderChar" w:customStyle="1">
    <w:name w:val="Header Char"/>
    <w:basedOn w:val="DefaultParagraphFont"/>
    <w:link w:val="Header"/>
    <w:uiPriority w:val="99"/>
    <w:rsid w:val="00A80DF5"/>
    <w:rPr>
      <w:rFonts w:ascii="Times New Roman" w:cs="Times New Roman" w:eastAsia="Times New Roman" w:hAnsi="Times New Roman"/>
      <w:lang w:val="vi"/>
    </w:rPr>
  </w:style>
  <w:style w:type="paragraph" w:styleId="Footer">
    <w:name w:val="footer"/>
    <w:basedOn w:val="Normal"/>
    <w:link w:val="FooterChar"/>
    <w:uiPriority w:val="99"/>
    <w:unhideWhenUsed w:val="1"/>
    <w:rsid w:val="00A80DF5"/>
    <w:pPr>
      <w:tabs>
        <w:tab w:val="center" w:pos="4680"/>
        <w:tab w:val="right" w:pos="9360"/>
      </w:tabs>
    </w:pPr>
  </w:style>
  <w:style w:type="character" w:styleId="FooterChar" w:customStyle="1">
    <w:name w:val="Footer Char"/>
    <w:basedOn w:val="DefaultParagraphFont"/>
    <w:link w:val="Footer"/>
    <w:uiPriority w:val="99"/>
    <w:rsid w:val="00A80DF5"/>
    <w:rPr>
      <w:rFonts w:ascii="Times New Roman" w:cs="Times New Roman" w:eastAsia="Times New Roman" w:hAnsi="Times New Roman"/>
      <w:lang w:val="vi"/>
    </w:rPr>
  </w:style>
  <w:style w:type="paragraph" w:styleId="BalloonText">
    <w:name w:val="Balloon Text"/>
    <w:basedOn w:val="Normal"/>
    <w:link w:val="BalloonTextChar"/>
    <w:uiPriority w:val="99"/>
    <w:semiHidden w:val="1"/>
    <w:unhideWhenUsed w:val="1"/>
    <w:rsid w:val="00E60B1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0B14"/>
    <w:rPr>
      <w:rFonts w:ascii="Segoe UI" w:cs="Segoe UI" w:eastAsia="Times New Roman" w:hAnsi="Segoe UI"/>
      <w:sz w:val="18"/>
      <w:szCs w:val="18"/>
      <w:lang w:val="vi"/>
    </w:rPr>
  </w:style>
  <w:style w:type="paragraph" w:styleId="NoSpacing">
    <w:name w:val="No Spacing"/>
    <w:link w:val="NoSpacingChar"/>
    <w:uiPriority w:val="1"/>
    <w:qFormat w:val="1"/>
    <w:rsid w:val="00BA3E34"/>
    <w:pPr>
      <w:widowControl w:val="1"/>
    </w:pPr>
    <w:rPr>
      <w:rFonts w:eastAsiaTheme="minorEastAsia"/>
    </w:rPr>
  </w:style>
  <w:style w:type="character" w:styleId="NoSpacingChar" w:customStyle="1">
    <w:name w:val="No Spacing Char"/>
    <w:basedOn w:val="DefaultParagraphFont"/>
    <w:link w:val="NoSpacing"/>
    <w:uiPriority w:val="1"/>
    <w:rsid w:val="00BA3E34"/>
    <w:rPr>
      <w:rFonts w:eastAsiaTheme="minorEastAsia"/>
    </w:rPr>
  </w:style>
  <w:style w:type="character" w:styleId="SubtleEmphasis">
    <w:name w:val="Subtle Emphasis"/>
    <w:basedOn w:val="DefaultParagraphFont"/>
    <w:uiPriority w:val="19"/>
    <w:qFormat w:val="1"/>
    <w:rsid w:val="00BA3E34"/>
    <w:rPr>
      <w:i w:val="1"/>
      <w:iCs w:val="1"/>
      <w:color w:val="404040" w:themeColor="text1" w:themeTint="0000BF"/>
    </w:rPr>
  </w:style>
  <w:style w:type="character" w:styleId="SubtitleChar" w:customStyle="1">
    <w:name w:val="Subtitle Char"/>
    <w:basedOn w:val="DefaultParagraphFont"/>
    <w:link w:val="Subtitle"/>
    <w:uiPriority w:val="11"/>
    <w:rsid w:val="00BA3E34"/>
    <w:rPr>
      <w:rFonts w:eastAsiaTheme="minorEastAsia"/>
      <w:color w:val="5a5a5a" w:themeColor="text1" w:themeTint="0000A5"/>
      <w:spacing w:val="15"/>
      <w:lang w:val="vi"/>
    </w:rPr>
  </w:style>
  <w:style w:type="table" w:styleId="6" w:customStyle="1">
    <w:name w:val="6"/>
    <w:basedOn w:val="TableNormal"/>
    <w:tblPr>
      <w:tblStyleRowBandSize w:val="1"/>
      <w:tblStyleColBandSize w:val="1"/>
      <w:tblCellMar>
        <w:left w:w="0.0" w:type="dxa"/>
        <w:right w:w="0.0" w:type="dxa"/>
      </w:tblCellMar>
    </w:tblPr>
  </w:style>
  <w:style w:type="table" w:styleId="5" w:customStyle="1">
    <w:name w:val="5"/>
    <w:basedOn w:val="TableNormal"/>
    <w:tblPr>
      <w:tblStyleRowBandSize w:val="1"/>
      <w:tblStyleColBandSize w:val="1"/>
      <w:tblCellMar>
        <w:left w:w="0.0" w:type="dxa"/>
        <w:right w:w="0.0" w:type="dxa"/>
      </w:tblCellMar>
    </w:tblPr>
  </w:style>
  <w:style w:type="table" w:styleId="4" w:customStyle="1">
    <w:name w:val="4"/>
    <w:basedOn w:val="TableNormal"/>
    <w:tblPr>
      <w:tblStyleRowBandSize w:val="1"/>
      <w:tblStyleColBandSize w:val="1"/>
      <w:tblCellMar>
        <w:left w:w="0.0" w:type="dxa"/>
        <w:right w:w="0.0" w:type="dxa"/>
      </w:tblCellMar>
    </w:tblPr>
  </w:style>
  <w:style w:type="table" w:styleId="3" w:customStyle="1">
    <w:name w:val="3"/>
    <w:basedOn w:val="TableNormal"/>
    <w:tblPr>
      <w:tblStyleRowBandSize w:val="1"/>
      <w:tblStyleColBandSize w:val="1"/>
      <w:tblCellMar>
        <w:left w:w="0.0" w:type="dxa"/>
        <w:right w:w="0.0" w:type="dxa"/>
      </w:tblCellMar>
    </w:tblPr>
  </w:style>
  <w:style w:type="table" w:styleId="2" w:customStyle="1">
    <w:name w:val="2"/>
    <w:basedOn w:val="TableNormal"/>
    <w:tblPr>
      <w:tblStyleRowBandSize w:val="1"/>
      <w:tblStyleColBandSize w:val="1"/>
      <w:tblCellMar>
        <w:top w:w="144.0" w:type="dxa"/>
        <w:left w:w="115.0" w:type="dxa"/>
        <w:bottom w:w="144.0" w:type="dxa"/>
        <w:right w:w="115.0" w:type="dxa"/>
      </w:tblCellMar>
    </w:tblPr>
  </w:style>
  <w:style w:type="table" w:styleId="1" w:customStyle="1">
    <w:name w:val="1"/>
    <w:basedOn w:val="TableNormal"/>
    <w:tblPr>
      <w:tblStyleRowBandSize w:val="1"/>
      <w:tblStyleColBandSize w:val="1"/>
      <w:tblCellMar>
        <w:top w:w="144.0" w:type="dxa"/>
        <w:left w:w="115.0" w:type="dxa"/>
        <w:bottom w:w="144.0" w:type="dxa"/>
        <w:right w:w="115.0" w:type="dxa"/>
      </w:tblCellMar>
    </w:tblPr>
  </w:style>
  <w:style w:type="table" w:styleId="Table1">
    <w:basedOn w:val="TableNormal"/>
    <w:tblPr>
      <w:tblStyleRowBandSize w:val="1"/>
      <w:tblStyleColBandSize w:val="1"/>
      <w:tblCellMar>
        <w:top w:w="144.0" w:type="dxa"/>
        <w:left w:w="115.0" w:type="dxa"/>
        <w:bottom w:w="144.0" w:type="dxa"/>
        <w:right w:w="115.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 w:type="table" w:styleId="Table3">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spacing w:after="160" w:lineRule="auto"/>
    </w:pPr>
    <w:rPr>
      <w:rFonts w:ascii="Calibri" w:cs="Calibri" w:eastAsia="Calibri" w:hAnsi="Calibri"/>
      <w:color w:val="5a5a5a"/>
    </w:rPr>
  </w:style>
  <w:style w:type="table" w:styleId="Table1">
    <w:basedOn w:val="TableNormal"/>
    <w:tblPr>
      <w:tblStyleRowBandSize w:val="1"/>
      <w:tblStyleColBandSize w:val="1"/>
      <w:tblCellMar>
        <w:top w:w="144.0" w:type="dxa"/>
        <w:left w:w="115.0" w:type="dxa"/>
        <w:bottom w:w="144.0" w:type="dxa"/>
        <w:right w:w="115.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 w:type="table" w:styleId="Table3">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hV1sS1XC7saNWHMRpO5LppZ6g==">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2024-09-04T05:46:00Z</dcterms:created>
  <dc:creator>Professional Consultant &amp; Construction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2021-06-05T00:00:00Z</vt:lpwstr>
  </property>
  <property fmtid="{D5CDD505-2E9C-101B-9397-08002B2CF9AE}" pid="3" name="LastSaved">
    <vt:lpwstr>2021-06-08T00:00:00Z</vt:lpwstr>
  </property>
</Properties>
</file>